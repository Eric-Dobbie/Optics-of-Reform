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EFFA" w14:textId="77777777" w:rsidR="00A750F5" w:rsidRPr="009B6AB5" w:rsidRDefault="00A750F5" w:rsidP="00A750F5">
      <w:pPr>
        <w:pStyle w:val="Title"/>
        <w:rPr>
          <w:rFonts w:ascii="Calibri" w:hAnsi="Calibri"/>
          <w:i/>
          <w:sz w:val="22"/>
          <w:szCs w:val="22"/>
          <w:u w:val="none"/>
        </w:rPr>
      </w:pPr>
      <w:r w:rsidRPr="009B6AB5">
        <w:rPr>
          <w:rFonts w:ascii="Calibri" w:hAnsi="Calibri"/>
          <w:noProof/>
          <w:sz w:val="22"/>
          <w:szCs w:val="22"/>
        </w:rPr>
        <mc:AlternateContent>
          <mc:Choice Requires="wps">
            <w:drawing>
              <wp:anchor distT="0" distB="0" distL="114300" distR="114300" simplePos="0" relativeHeight="251659264" behindDoc="0" locked="0" layoutInCell="0" allowOverlap="1" wp14:anchorId="550C0097" wp14:editId="487F7DD7">
                <wp:simplePos x="0" y="0"/>
                <wp:positionH relativeFrom="column">
                  <wp:posOffset>-182880</wp:posOffset>
                </wp:positionH>
                <wp:positionV relativeFrom="paragraph">
                  <wp:posOffset>38100</wp:posOffset>
                </wp:positionV>
                <wp:extent cx="7315200" cy="0"/>
                <wp:effectExtent l="26670" t="19050" r="209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0" cy="0"/>
                        </a:xfrm>
                        <a:prstGeom prst="line">
                          <a:avLst/>
                        </a:prstGeom>
                        <a:noFill/>
                        <a:ln w="381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F7CD3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3pt" to="561.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" o:allowincell="f" strokeweight="3pt"/>
            </w:pict>
          </mc:Fallback>
        </mc:AlternateContent>
      </w:r>
      <w:r>
        <w:rPr>
          <w:rFonts w:ascii="Calibri" w:hAnsi="Calibri"/>
          <w:i/>
          <w:sz w:val="22"/>
          <w:szCs w:val="22"/>
          <w:u w:val="none"/>
        </w:rPr>
        <w:t xml:space="preserve"> </w:t>
      </w:r>
    </w:p>
    <w:p w14:paraId="6DF320BA" w14:textId="020C0D1A" w:rsidR="00A750F5" w:rsidDel="00623634" w:rsidRDefault="00A750F5" w:rsidP="00623634">
      <w:pPr>
        <w:jc w:val="center"/>
        <w:rPr>
          <w:del w:id="0" w:author="Eric Dobbie" w:date="2026-05-01T16:00:00Z" w16du:dateUtc="2026-05-01T20:00:00Z"/>
          <w:rFonts w:ascii="Calibri" w:hAnsi="Calibri" w:cs="Calibri"/>
          <w:b/>
          <w:sz w:val="22"/>
          <w:szCs w:val="22"/>
        </w:rPr>
      </w:pPr>
      <w:r w:rsidRPr="006E747B">
        <w:rPr>
          <w:rFonts w:ascii="Calibri" w:hAnsi="Calibri" w:cs="Calibri"/>
          <w:b/>
          <w:sz w:val="22"/>
          <w:szCs w:val="22"/>
        </w:rPr>
        <w:t xml:space="preserve">Emory </w:t>
      </w:r>
      <w:proofErr w:type="spellStart"/>
      <w:r w:rsidRPr="006E747B">
        <w:rPr>
          <w:rFonts w:ascii="Calibri" w:hAnsi="Calibri" w:cs="Calibri"/>
          <w:b/>
          <w:sz w:val="22"/>
          <w:szCs w:val="22"/>
        </w:rPr>
        <w:t>University</w:t>
      </w:r>
    </w:p>
    <w:p w14:paraId="233B65BD" w14:textId="666D52B9" w:rsidR="00A750F5" w:rsidRDefault="0068157C" w:rsidP="00A750F5">
      <w:pPr>
        <w:jc w:val="center"/>
        <w:rPr>
          <w:rFonts w:ascii="Calibri" w:hAnsi="Calibri" w:cs="Calibri"/>
          <w:b/>
          <w:sz w:val="22"/>
          <w:szCs w:val="22"/>
        </w:rPr>
      </w:pPr>
      <w:r>
        <w:rPr>
          <w:rFonts w:ascii="Calibri" w:hAnsi="Calibri" w:cs="Calibri"/>
          <w:b/>
          <w:sz w:val="22"/>
          <w:szCs w:val="22"/>
        </w:rPr>
        <w:t>Online</w:t>
      </w:r>
      <w:proofErr w:type="spellEnd"/>
      <w:r>
        <w:rPr>
          <w:rFonts w:ascii="Calibri" w:hAnsi="Calibri" w:cs="Calibri"/>
          <w:b/>
          <w:sz w:val="22"/>
          <w:szCs w:val="22"/>
        </w:rPr>
        <w:t xml:space="preserve"> Consent Form</w:t>
      </w:r>
    </w:p>
    <w:p w14:paraId="505BEBBE" w14:textId="4687D3F1" w:rsidR="0068157C" w:rsidRPr="00210487" w:rsidRDefault="0068157C" w:rsidP="00A750F5">
      <w:pPr>
        <w:jc w:val="center"/>
        <w:rPr>
          <w:rFonts w:ascii="Calibri" w:hAnsi="Calibri" w:cs="Calibri"/>
          <w:b/>
          <w:sz w:val="22"/>
          <w:szCs w:val="22"/>
        </w:rPr>
      </w:pPr>
      <w:r>
        <w:rPr>
          <w:rFonts w:ascii="Calibri" w:hAnsi="Calibri" w:cs="Calibri"/>
          <w:b/>
          <w:sz w:val="22"/>
          <w:szCs w:val="22"/>
        </w:rPr>
        <w:t xml:space="preserve">For a </w:t>
      </w:r>
      <w:r w:rsidR="00CC69F4">
        <w:rPr>
          <w:rFonts w:ascii="Calibri" w:hAnsi="Calibri" w:cs="Calibri"/>
          <w:b/>
          <w:sz w:val="22"/>
          <w:szCs w:val="22"/>
        </w:rPr>
        <w:t>R</w:t>
      </w:r>
      <w:r>
        <w:rPr>
          <w:rFonts w:ascii="Calibri" w:hAnsi="Calibri" w:cs="Calibri"/>
          <w:b/>
          <w:sz w:val="22"/>
          <w:szCs w:val="22"/>
        </w:rPr>
        <w:t xml:space="preserve">esearch </w:t>
      </w:r>
      <w:r w:rsidR="00CC69F4">
        <w:rPr>
          <w:rFonts w:ascii="Calibri" w:hAnsi="Calibri" w:cs="Calibri"/>
          <w:b/>
          <w:sz w:val="22"/>
          <w:szCs w:val="22"/>
        </w:rPr>
        <w:t>S</w:t>
      </w:r>
      <w:r>
        <w:rPr>
          <w:rFonts w:ascii="Calibri" w:hAnsi="Calibri" w:cs="Calibri"/>
          <w:b/>
          <w:sz w:val="22"/>
          <w:szCs w:val="22"/>
        </w:rPr>
        <w:t>tudy</w:t>
      </w:r>
    </w:p>
    <w:p w14:paraId="6DE355CD" w14:textId="3FC23390" w:rsidR="00FF021F" w:rsidRPr="000E674E" w:rsidRDefault="00FF021F" w:rsidP="00FF021F">
      <w:pPr>
        <w:rPr>
          <w:rFonts w:asciiTheme="minorHAnsi" w:hAnsiTheme="minorHAnsi" w:cstheme="minorHAnsi"/>
          <w:b/>
          <w:sz w:val="22"/>
          <w:szCs w:val="22"/>
          <w:u w:val="single"/>
        </w:rPr>
      </w:pPr>
    </w:p>
    <w:p w14:paraId="2FDBDBE3" w14:textId="617EF9CE" w:rsidR="00FF021F" w:rsidRPr="000E674E" w:rsidRDefault="00FF021F" w:rsidP="00FF021F">
      <w:pPr>
        <w:rPr>
          <w:rFonts w:asciiTheme="minorHAnsi" w:hAnsiTheme="minorHAnsi" w:cstheme="minorHAnsi"/>
          <w:sz w:val="22"/>
          <w:szCs w:val="22"/>
        </w:rPr>
      </w:pPr>
      <w:r w:rsidRPr="000E674E">
        <w:rPr>
          <w:rFonts w:asciiTheme="minorHAnsi" w:hAnsiTheme="minorHAnsi" w:cstheme="minorHAnsi"/>
          <w:b/>
          <w:sz w:val="22"/>
          <w:szCs w:val="22"/>
          <w:u w:val="single"/>
        </w:rPr>
        <w:t>Title</w:t>
      </w:r>
      <w:r w:rsidRPr="000E674E">
        <w:rPr>
          <w:rFonts w:asciiTheme="minorHAnsi" w:hAnsiTheme="minorHAnsi" w:cstheme="minorHAnsi"/>
          <w:sz w:val="22"/>
          <w:szCs w:val="22"/>
        </w:rPr>
        <w:t>:</w:t>
      </w:r>
      <w:r w:rsidR="00623634">
        <w:rPr>
          <w:rFonts w:asciiTheme="minorHAnsi" w:hAnsiTheme="minorHAnsi" w:cstheme="minorHAnsi"/>
          <w:sz w:val="22"/>
          <w:szCs w:val="22"/>
        </w:rPr>
        <w:t xml:space="preserve"> </w:t>
      </w:r>
      <w:r w:rsidR="00623634" w:rsidRPr="00623634">
        <w:rPr>
          <w:rFonts w:asciiTheme="minorHAnsi" w:hAnsiTheme="minorHAnsi" w:cstheme="minorHAnsi"/>
          <w:sz w:val="22"/>
          <w:szCs w:val="22"/>
        </w:rPr>
        <w:t>The Optics of Reform: Diversification and Trust in Policing</w:t>
      </w:r>
    </w:p>
    <w:p w14:paraId="38BABD95" w14:textId="0E9F4FA1" w:rsidR="00A750F5" w:rsidRPr="00F752FD" w:rsidRDefault="00A750F5" w:rsidP="00A750F5">
      <w:pPr>
        <w:rPr>
          <w:rFonts w:ascii="Calibri" w:hAnsi="Calibri" w:cs="Calibri"/>
          <w:sz w:val="22"/>
          <w:szCs w:val="22"/>
        </w:rPr>
      </w:pPr>
      <w:r w:rsidRPr="00F752FD">
        <w:rPr>
          <w:rFonts w:ascii="Calibri" w:hAnsi="Calibri" w:cs="Calibri"/>
          <w:sz w:val="22"/>
          <w:szCs w:val="22"/>
        </w:rPr>
        <w:tab/>
      </w:r>
      <w:r w:rsidRPr="00F752FD">
        <w:rPr>
          <w:rFonts w:ascii="Calibri" w:hAnsi="Calibri" w:cs="Calibri"/>
          <w:sz w:val="22"/>
          <w:szCs w:val="22"/>
        </w:rPr>
        <w:tab/>
      </w:r>
      <w:r w:rsidRPr="00F752FD">
        <w:rPr>
          <w:rFonts w:ascii="Calibri" w:hAnsi="Calibri" w:cs="Calibri"/>
          <w:sz w:val="22"/>
          <w:szCs w:val="22"/>
        </w:rPr>
        <w:tab/>
      </w:r>
    </w:p>
    <w:p w14:paraId="69C66BD6" w14:textId="0A3C01AF" w:rsidR="00E972B2" w:rsidRPr="00E972B2" w:rsidRDefault="00E972B2" w:rsidP="00E972B2">
      <w:pPr>
        <w:autoSpaceDE w:val="0"/>
        <w:autoSpaceDN w:val="0"/>
        <w:adjustRightInd w:val="0"/>
        <w:rPr>
          <w:rFonts w:ascii="Calibri" w:hAnsi="Calibri"/>
          <w:b/>
          <w:bCs/>
          <w:sz w:val="22"/>
          <w:szCs w:val="22"/>
          <w:u w:val="single"/>
        </w:rPr>
      </w:pPr>
      <w:r w:rsidRPr="00E972B2">
        <w:rPr>
          <w:rFonts w:ascii="Calibri" w:hAnsi="Calibri"/>
          <w:b/>
          <w:bCs/>
          <w:sz w:val="22"/>
          <w:szCs w:val="22"/>
          <w:u w:val="single"/>
        </w:rPr>
        <w:t>IRB #:</w:t>
      </w:r>
      <w:r w:rsidR="00623634">
        <w:rPr>
          <w:rFonts w:ascii="Calibri" w:hAnsi="Calibri"/>
          <w:b/>
          <w:bCs/>
          <w:sz w:val="22"/>
          <w:szCs w:val="22"/>
          <w:u w:val="single"/>
        </w:rPr>
        <w:t xml:space="preserve"> </w:t>
      </w:r>
      <w:r w:rsidR="00623634" w:rsidRPr="00623634">
        <w:rPr>
          <w:rFonts w:ascii="Calibri" w:hAnsi="Calibri"/>
          <w:b/>
          <w:bCs/>
          <w:sz w:val="22"/>
          <w:szCs w:val="22"/>
          <w:u w:val="single"/>
        </w:rPr>
        <w:t>2026P000647</w:t>
      </w:r>
    </w:p>
    <w:p w14:paraId="7F78493C" w14:textId="40DA8F89" w:rsidR="00FF021F" w:rsidRDefault="00FF021F" w:rsidP="00FF021F">
      <w:pPr>
        <w:autoSpaceDE w:val="0"/>
        <w:autoSpaceDN w:val="0"/>
        <w:adjustRightInd w:val="0"/>
        <w:rPr>
          <w:rFonts w:asciiTheme="minorHAnsi" w:hAnsiTheme="minorHAnsi" w:cstheme="minorHAnsi"/>
          <w:sz w:val="22"/>
          <w:szCs w:val="22"/>
        </w:rPr>
      </w:pPr>
      <w:r w:rsidRPr="000E674E">
        <w:rPr>
          <w:rFonts w:asciiTheme="minorHAnsi" w:hAnsiTheme="minorHAnsi" w:cstheme="minorHAnsi"/>
          <w:b/>
          <w:bCs/>
          <w:sz w:val="22"/>
          <w:szCs w:val="22"/>
          <w:u w:val="single"/>
        </w:rPr>
        <w:t>Principal Investigator:</w:t>
      </w:r>
      <w:r w:rsidR="00623634">
        <w:rPr>
          <w:rFonts w:asciiTheme="minorHAnsi" w:hAnsiTheme="minorHAnsi" w:cstheme="minorHAnsi"/>
          <w:b/>
          <w:bCs/>
          <w:sz w:val="22"/>
          <w:szCs w:val="22"/>
          <w:u w:val="single"/>
        </w:rPr>
        <w:t xml:space="preserve"> </w:t>
      </w:r>
      <w:r w:rsidR="00623634">
        <w:rPr>
          <w:rFonts w:asciiTheme="minorHAnsi" w:hAnsiTheme="minorHAnsi" w:cstheme="minorHAnsi"/>
          <w:sz w:val="22"/>
          <w:szCs w:val="22"/>
        </w:rPr>
        <w:t>Michael Leo Owens</w:t>
      </w:r>
    </w:p>
    <w:p w14:paraId="7303A88C" w14:textId="17480453" w:rsidR="00314CA8" w:rsidRPr="00314CA8" w:rsidRDefault="00314CA8" w:rsidP="00FF021F">
      <w:pPr>
        <w:autoSpaceDE w:val="0"/>
        <w:autoSpaceDN w:val="0"/>
        <w:adjustRightInd w:val="0"/>
        <w:rPr>
          <w:rFonts w:asciiTheme="minorHAnsi" w:hAnsiTheme="minorHAnsi" w:cstheme="minorHAnsi"/>
          <w:sz w:val="22"/>
          <w:szCs w:val="22"/>
        </w:rPr>
      </w:pPr>
      <w:r>
        <w:rPr>
          <w:rFonts w:asciiTheme="minorHAnsi" w:hAnsiTheme="minorHAnsi" w:cstheme="minorHAnsi"/>
          <w:b/>
          <w:bCs/>
          <w:sz w:val="22"/>
          <w:szCs w:val="22"/>
          <w:u w:val="single"/>
        </w:rPr>
        <w:t xml:space="preserve">Co-Investigator: </w:t>
      </w:r>
      <w:r w:rsidRPr="00314CA8">
        <w:rPr>
          <w:rFonts w:asciiTheme="minorHAnsi" w:hAnsiTheme="minorHAnsi" w:cstheme="minorHAnsi"/>
          <w:sz w:val="22"/>
          <w:szCs w:val="22"/>
        </w:rPr>
        <w:t>Eric Dobbie</w:t>
      </w:r>
    </w:p>
    <w:p w14:paraId="5CC6C30F" w14:textId="44534D00" w:rsidR="00FF021F" w:rsidRPr="00623634" w:rsidRDefault="00FF021F" w:rsidP="00FF021F">
      <w:pPr>
        <w:autoSpaceDE w:val="0"/>
        <w:autoSpaceDN w:val="0"/>
        <w:adjustRightInd w:val="0"/>
        <w:rPr>
          <w:rFonts w:asciiTheme="minorHAnsi" w:hAnsiTheme="minorHAnsi" w:cstheme="minorHAnsi"/>
          <w:sz w:val="22"/>
          <w:szCs w:val="22"/>
        </w:rPr>
      </w:pPr>
      <w:r>
        <w:rPr>
          <w:rFonts w:asciiTheme="minorHAnsi" w:hAnsiTheme="minorHAnsi" w:cstheme="minorHAnsi"/>
          <w:b/>
          <w:bCs/>
          <w:sz w:val="22"/>
          <w:szCs w:val="22"/>
          <w:u w:val="single"/>
        </w:rPr>
        <w:t>Faculty Advisor:</w:t>
      </w:r>
      <w:r w:rsidR="00623634">
        <w:rPr>
          <w:rFonts w:asciiTheme="minorHAnsi" w:hAnsiTheme="minorHAnsi" w:cstheme="minorHAnsi"/>
          <w:b/>
          <w:bCs/>
          <w:sz w:val="22"/>
          <w:szCs w:val="22"/>
          <w:u w:val="single"/>
        </w:rPr>
        <w:t xml:space="preserve"> </w:t>
      </w:r>
      <w:r w:rsidR="00623634">
        <w:rPr>
          <w:rFonts w:asciiTheme="minorHAnsi" w:hAnsiTheme="minorHAnsi" w:cstheme="minorHAnsi"/>
          <w:sz w:val="22"/>
          <w:szCs w:val="22"/>
        </w:rPr>
        <w:t>Michael Leo Owens</w:t>
      </w:r>
    </w:p>
    <w:p w14:paraId="026218CD" w14:textId="77777777" w:rsidR="00A750F5" w:rsidRPr="00210487" w:rsidRDefault="00A750F5" w:rsidP="00A750F5">
      <w:pPr>
        <w:rPr>
          <w:rFonts w:ascii="Calibri" w:hAnsi="Calibri" w:cs="Calibri"/>
          <w:i/>
          <w:sz w:val="22"/>
          <w:szCs w:val="22"/>
        </w:rPr>
      </w:pPr>
    </w:p>
    <w:p w14:paraId="085E20E1" w14:textId="77777777" w:rsidR="00A750F5" w:rsidRPr="00862908" w:rsidRDefault="00A750F5" w:rsidP="00A750F5">
      <w:pPr>
        <w:pStyle w:val="Heading2"/>
        <w:rPr>
          <w:rFonts w:ascii="Calibri" w:hAnsi="Calibri" w:cs="Calibri"/>
          <w:i w:val="0"/>
          <w:iCs/>
          <w:szCs w:val="22"/>
          <w:u w:val="single"/>
        </w:rPr>
      </w:pPr>
      <w:r w:rsidRPr="00862908">
        <w:rPr>
          <w:rFonts w:ascii="Calibri" w:hAnsi="Calibri" w:cs="Calibri"/>
          <w:i w:val="0"/>
          <w:iCs/>
          <w:szCs w:val="22"/>
          <w:u w:val="single"/>
        </w:rPr>
        <w:t>Introduction and Study Overview</w:t>
      </w:r>
    </w:p>
    <w:p w14:paraId="1E201842" w14:textId="77777777" w:rsidR="00A750F5" w:rsidRPr="00210487" w:rsidRDefault="00A750F5" w:rsidP="00A750F5">
      <w:pPr>
        <w:pStyle w:val="Heading2"/>
        <w:rPr>
          <w:rFonts w:ascii="Calibri" w:hAnsi="Calibri" w:cs="Calibri"/>
          <w:i w:val="0"/>
          <w:szCs w:val="22"/>
          <w:u w:val="single"/>
        </w:rPr>
      </w:pPr>
    </w:p>
    <w:p w14:paraId="504F4F24" w14:textId="3345FECA" w:rsidR="00A750F5" w:rsidRPr="00AF5FA2" w:rsidRDefault="00A750F5" w:rsidP="00A750F5">
      <w:pPr>
        <w:rPr>
          <w:rFonts w:asciiTheme="minorHAnsi" w:hAnsiTheme="minorHAnsi" w:cstheme="minorHAnsi"/>
          <w:sz w:val="22"/>
          <w:szCs w:val="22"/>
        </w:rPr>
      </w:pPr>
      <w:r w:rsidRPr="00AF5FA2">
        <w:rPr>
          <w:rFonts w:asciiTheme="minorHAnsi" w:hAnsiTheme="minorHAnsi" w:cstheme="minorHAnsi"/>
          <w:sz w:val="22"/>
          <w:szCs w:val="22"/>
        </w:rPr>
        <w:t>Thank you for your interest in our</w:t>
      </w:r>
      <w:r w:rsidR="008632A2" w:rsidRPr="00AF5FA2">
        <w:rPr>
          <w:rFonts w:asciiTheme="minorHAnsi" w:hAnsiTheme="minorHAnsi" w:cstheme="minorHAnsi"/>
          <w:sz w:val="22"/>
          <w:szCs w:val="22"/>
        </w:rPr>
        <w:t xml:space="preserve"> political science</w:t>
      </w:r>
      <w:r w:rsidRPr="00AF5FA2">
        <w:rPr>
          <w:rFonts w:asciiTheme="minorHAnsi" w:hAnsiTheme="minorHAnsi" w:cstheme="minorHAnsi"/>
          <w:sz w:val="22"/>
          <w:szCs w:val="22"/>
        </w:rPr>
        <w:t xml:space="preserve"> research study. We would like to tell you </w:t>
      </w:r>
      <w:r w:rsidR="00156E78" w:rsidRPr="00AF5FA2">
        <w:rPr>
          <w:rFonts w:asciiTheme="minorHAnsi" w:hAnsiTheme="minorHAnsi" w:cstheme="minorHAnsi"/>
          <w:sz w:val="22"/>
          <w:szCs w:val="22"/>
        </w:rPr>
        <w:t xml:space="preserve">what </w:t>
      </w:r>
      <w:r w:rsidRPr="00AF5FA2">
        <w:rPr>
          <w:rFonts w:asciiTheme="minorHAnsi" w:hAnsiTheme="minorHAnsi" w:cstheme="minorHAnsi"/>
          <w:sz w:val="22"/>
          <w:szCs w:val="22"/>
        </w:rPr>
        <w:t xml:space="preserve">you need to think about before you </w:t>
      </w:r>
      <w:r w:rsidR="00156E78" w:rsidRPr="00AF5FA2">
        <w:rPr>
          <w:rFonts w:asciiTheme="minorHAnsi" w:hAnsiTheme="minorHAnsi" w:cstheme="minorHAnsi"/>
          <w:sz w:val="22"/>
          <w:szCs w:val="22"/>
        </w:rPr>
        <w:t xml:space="preserve">choose </w:t>
      </w:r>
      <w:proofErr w:type="gramStart"/>
      <w:r w:rsidRPr="00AF5FA2">
        <w:rPr>
          <w:rFonts w:asciiTheme="minorHAnsi" w:hAnsiTheme="minorHAnsi" w:cstheme="minorHAnsi"/>
          <w:sz w:val="22"/>
          <w:szCs w:val="22"/>
        </w:rPr>
        <w:t>whether or not</w:t>
      </w:r>
      <w:proofErr w:type="gramEnd"/>
      <w:r w:rsidRPr="00AF5FA2">
        <w:rPr>
          <w:rFonts w:asciiTheme="minorHAnsi" w:hAnsiTheme="minorHAnsi" w:cstheme="minorHAnsi"/>
          <w:sz w:val="22"/>
          <w:szCs w:val="22"/>
        </w:rPr>
        <w:t xml:space="preserve"> to join the study.  It is your choice.  If you </w:t>
      </w:r>
      <w:r w:rsidR="00156E78" w:rsidRPr="00AF5FA2">
        <w:rPr>
          <w:rFonts w:asciiTheme="minorHAnsi" w:hAnsiTheme="minorHAnsi" w:cstheme="minorHAnsi"/>
          <w:sz w:val="22"/>
          <w:szCs w:val="22"/>
        </w:rPr>
        <w:t xml:space="preserve">choose </w:t>
      </w:r>
      <w:r w:rsidRPr="00AF5FA2">
        <w:rPr>
          <w:rFonts w:asciiTheme="minorHAnsi" w:hAnsiTheme="minorHAnsi" w:cstheme="minorHAnsi"/>
          <w:sz w:val="22"/>
          <w:szCs w:val="22"/>
        </w:rPr>
        <w:t xml:space="preserve">to </w:t>
      </w:r>
      <w:r w:rsidR="00156E78" w:rsidRPr="00AF5FA2">
        <w:rPr>
          <w:rFonts w:asciiTheme="minorHAnsi" w:hAnsiTheme="minorHAnsi" w:cstheme="minorHAnsi"/>
          <w:sz w:val="22"/>
          <w:szCs w:val="22"/>
        </w:rPr>
        <w:t>join</w:t>
      </w:r>
      <w:r w:rsidRPr="00AF5FA2">
        <w:rPr>
          <w:rFonts w:asciiTheme="minorHAnsi" w:hAnsiTheme="minorHAnsi" w:cstheme="minorHAnsi"/>
          <w:sz w:val="22"/>
          <w:szCs w:val="22"/>
        </w:rPr>
        <w:t xml:space="preserve">, you can change your mind </w:t>
      </w:r>
      <w:proofErr w:type="gramStart"/>
      <w:r w:rsidRPr="00AF5FA2">
        <w:rPr>
          <w:rFonts w:asciiTheme="minorHAnsi" w:hAnsiTheme="minorHAnsi" w:cstheme="minorHAnsi"/>
          <w:sz w:val="22"/>
          <w:szCs w:val="22"/>
        </w:rPr>
        <w:t>later on</w:t>
      </w:r>
      <w:proofErr w:type="gramEnd"/>
      <w:r w:rsidRPr="00AF5FA2">
        <w:rPr>
          <w:rFonts w:asciiTheme="minorHAnsi" w:hAnsiTheme="minorHAnsi" w:cstheme="minorHAnsi"/>
          <w:sz w:val="22"/>
          <w:szCs w:val="22"/>
        </w:rPr>
        <w:t xml:space="preserve"> and </w:t>
      </w:r>
      <w:r w:rsidR="00156E78" w:rsidRPr="00AF5FA2">
        <w:rPr>
          <w:rFonts w:asciiTheme="minorHAnsi" w:hAnsiTheme="minorHAnsi" w:cstheme="minorHAnsi"/>
          <w:sz w:val="22"/>
          <w:szCs w:val="22"/>
        </w:rPr>
        <w:t xml:space="preserve">leave </w:t>
      </w:r>
      <w:r w:rsidRPr="00AF5FA2">
        <w:rPr>
          <w:rFonts w:asciiTheme="minorHAnsi" w:hAnsiTheme="minorHAnsi" w:cstheme="minorHAnsi"/>
          <w:sz w:val="22"/>
          <w:szCs w:val="22"/>
        </w:rPr>
        <w:t xml:space="preserve">the study. </w:t>
      </w:r>
    </w:p>
    <w:p w14:paraId="0D9C0B5C" w14:textId="77777777" w:rsidR="00A750F5" w:rsidRPr="00AF5FA2" w:rsidRDefault="00A750F5" w:rsidP="00A750F5">
      <w:pPr>
        <w:rPr>
          <w:rFonts w:asciiTheme="minorHAnsi" w:hAnsiTheme="minorHAnsi" w:cstheme="minorHAnsi"/>
          <w:sz w:val="22"/>
          <w:szCs w:val="22"/>
        </w:rPr>
      </w:pPr>
    </w:p>
    <w:p w14:paraId="366C7A2D" w14:textId="6E8C615A" w:rsidR="00A750F5" w:rsidRPr="00AF5FA2" w:rsidRDefault="00A750F5" w:rsidP="00A750F5">
      <w:pPr>
        <w:tabs>
          <w:tab w:val="left" w:pos="720"/>
        </w:tabs>
        <w:rPr>
          <w:rFonts w:asciiTheme="minorHAnsi" w:hAnsiTheme="minorHAnsi" w:cstheme="minorHAnsi"/>
          <w:sz w:val="22"/>
          <w:szCs w:val="22"/>
        </w:rPr>
      </w:pPr>
      <w:r w:rsidRPr="00AF5FA2">
        <w:rPr>
          <w:rFonts w:asciiTheme="minorHAnsi" w:hAnsiTheme="minorHAnsi" w:cstheme="minorHAnsi"/>
          <w:sz w:val="22"/>
          <w:szCs w:val="22"/>
        </w:rPr>
        <w:t xml:space="preserve">The purpose of this study is </w:t>
      </w:r>
      <w:r w:rsidR="00623634" w:rsidRPr="00AF5FA2">
        <w:rPr>
          <w:rFonts w:asciiTheme="minorHAnsi" w:hAnsiTheme="minorHAnsi" w:cstheme="minorHAnsi"/>
          <w:sz w:val="22"/>
          <w:szCs w:val="22"/>
        </w:rPr>
        <w:t xml:space="preserve">to better understand the thoughts and opinions that people in the United States hold about police department hiring practices. </w:t>
      </w:r>
      <w:r w:rsidRPr="00AF5FA2">
        <w:rPr>
          <w:rFonts w:asciiTheme="minorHAnsi" w:hAnsiTheme="minorHAnsi" w:cstheme="minorHAnsi"/>
          <w:sz w:val="22"/>
          <w:szCs w:val="22"/>
        </w:rPr>
        <w:t xml:space="preserve">This study will take about </w:t>
      </w:r>
      <w:r w:rsidR="00623634" w:rsidRPr="00AF5FA2">
        <w:rPr>
          <w:rFonts w:asciiTheme="minorHAnsi" w:hAnsiTheme="minorHAnsi" w:cstheme="minorHAnsi"/>
          <w:sz w:val="22"/>
          <w:szCs w:val="22"/>
        </w:rPr>
        <w:t>7-9 minutes</w:t>
      </w:r>
      <w:r w:rsidRPr="00AF5FA2">
        <w:rPr>
          <w:rFonts w:asciiTheme="minorHAnsi" w:hAnsiTheme="minorHAnsi" w:cstheme="minorHAnsi"/>
          <w:sz w:val="22"/>
          <w:szCs w:val="22"/>
        </w:rPr>
        <w:t xml:space="preserve"> to complete. </w:t>
      </w:r>
    </w:p>
    <w:p w14:paraId="7A97DB33" w14:textId="77777777" w:rsidR="00A750F5" w:rsidRPr="00AF5FA2" w:rsidRDefault="00A750F5" w:rsidP="00A750F5">
      <w:pPr>
        <w:tabs>
          <w:tab w:val="left" w:pos="720"/>
        </w:tabs>
        <w:rPr>
          <w:rFonts w:asciiTheme="minorHAnsi" w:hAnsiTheme="minorHAnsi" w:cstheme="minorHAnsi"/>
          <w:iCs/>
          <w:sz w:val="22"/>
          <w:szCs w:val="22"/>
        </w:rPr>
      </w:pPr>
    </w:p>
    <w:p w14:paraId="41CE2294" w14:textId="7C906ACE" w:rsidR="00A750F5" w:rsidRPr="00AF5FA2" w:rsidRDefault="00623634" w:rsidP="00A750F5">
      <w:pPr>
        <w:tabs>
          <w:tab w:val="left" w:pos="720"/>
        </w:tabs>
        <w:rPr>
          <w:rFonts w:asciiTheme="minorHAnsi" w:hAnsiTheme="minorHAnsi" w:cstheme="minorHAnsi"/>
          <w:sz w:val="22"/>
          <w:szCs w:val="22"/>
        </w:rPr>
      </w:pPr>
      <w:r w:rsidRPr="00AF5FA2">
        <w:rPr>
          <w:rFonts w:asciiTheme="minorHAnsi" w:hAnsiTheme="minorHAnsi" w:cstheme="minorHAnsi"/>
          <w:sz w:val="22"/>
          <w:szCs w:val="22"/>
        </w:rPr>
        <w:t>If you agree to participate, you will be asked some general questions about your background, as well as questions about your experiences and opinions regarding politics and topics on social media. You will also be asked to view a fictional news article. Please answer the questions to the best of your ability. There are no right or wrong answers. All answers will remain confidential and no directly identifying information will be collected.</w:t>
      </w:r>
    </w:p>
    <w:p w14:paraId="6C6AB329" w14:textId="77777777" w:rsidR="00623634" w:rsidRPr="00AF5FA2" w:rsidRDefault="00623634" w:rsidP="00A750F5">
      <w:pPr>
        <w:tabs>
          <w:tab w:val="left" w:pos="720"/>
        </w:tabs>
        <w:rPr>
          <w:rFonts w:asciiTheme="minorHAnsi" w:hAnsiTheme="minorHAnsi" w:cstheme="minorHAnsi"/>
          <w:iCs/>
          <w:sz w:val="22"/>
          <w:szCs w:val="22"/>
        </w:rPr>
      </w:pPr>
    </w:p>
    <w:p w14:paraId="62EB76C7" w14:textId="021DD8A0" w:rsidR="00A750F5" w:rsidRPr="00AF5FA2" w:rsidRDefault="00623634" w:rsidP="00F80429">
      <w:pPr>
        <w:tabs>
          <w:tab w:val="left" w:pos="720"/>
        </w:tabs>
        <w:rPr>
          <w:rFonts w:asciiTheme="minorHAnsi" w:hAnsiTheme="minorHAnsi" w:cstheme="minorHAnsi"/>
          <w:sz w:val="22"/>
          <w:szCs w:val="22"/>
        </w:rPr>
      </w:pPr>
      <w:r w:rsidRPr="00AF5FA2">
        <w:rPr>
          <w:rFonts w:asciiTheme="minorHAnsi" w:hAnsiTheme="minorHAnsi" w:cstheme="minorHAnsi"/>
          <w:sz w:val="22"/>
          <w:szCs w:val="22"/>
        </w:rPr>
        <w:t xml:space="preserve">There will be no financial costs </w:t>
      </w:r>
      <w:proofErr w:type="gramStart"/>
      <w:r w:rsidRPr="00AF5FA2">
        <w:rPr>
          <w:rFonts w:asciiTheme="minorHAnsi" w:hAnsiTheme="minorHAnsi" w:cstheme="minorHAnsi"/>
          <w:sz w:val="22"/>
          <w:szCs w:val="22"/>
        </w:rPr>
        <w:t>to</w:t>
      </w:r>
      <w:proofErr w:type="gramEnd"/>
      <w:r w:rsidRPr="00AF5FA2">
        <w:rPr>
          <w:rFonts w:asciiTheme="minorHAnsi" w:hAnsiTheme="minorHAnsi" w:cstheme="minorHAnsi"/>
          <w:sz w:val="22"/>
          <w:szCs w:val="22"/>
        </w:rPr>
        <w:t xml:space="preserve"> you for participating in this study. A loss of privacy is a potential risk of this study. </w:t>
      </w:r>
    </w:p>
    <w:p w14:paraId="7D9C7BFF" w14:textId="77777777" w:rsidR="00623634" w:rsidRPr="00AF5FA2" w:rsidRDefault="00623634" w:rsidP="00A750F5">
      <w:pPr>
        <w:rPr>
          <w:rFonts w:asciiTheme="minorHAnsi" w:hAnsiTheme="minorHAnsi" w:cstheme="minorHAnsi"/>
          <w:sz w:val="22"/>
          <w:szCs w:val="22"/>
        </w:rPr>
      </w:pPr>
    </w:p>
    <w:p w14:paraId="63197E53" w14:textId="77777777" w:rsidR="00623634" w:rsidRPr="00F80429" w:rsidRDefault="00623634" w:rsidP="00623634">
      <w:pPr>
        <w:rPr>
          <w:rFonts w:asciiTheme="minorHAnsi" w:hAnsiTheme="minorHAnsi" w:cstheme="minorHAnsi"/>
          <w:b/>
          <w:bCs/>
          <w:sz w:val="22"/>
          <w:szCs w:val="22"/>
          <w:u w:val="single"/>
        </w:rPr>
      </w:pPr>
      <w:r w:rsidRPr="00F80429">
        <w:rPr>
          <w:rFonts w:asciiTheme="minorHAnsi" w:hAnsiTheme="minorHAnsi" w:cstheme="minorHAnsi"/>
          <w:b/>
          <w:bCs/>
          <w:sz w:val="22"/>
          <w:szCs w:val="22"/>
          <w:u w:val="single"/>
        </w:rPr>
        <w:t>Confidentiality</w:t>
      </w:r>
    </w:p>
    <w:p w14:paraId="568CBB6F" w14:textId="77777777" w:rsidR="00623634" w:rsidRPr="00AF5FA2" w:rsidRDefault="00623634" w:rsidP="00623634">
      <w:pPr>
        <w:rPr>
          <w:rFonts w:asciiTheme="minorHAnsi" w:hAnsiTheme="minorHAnsi" w:cstheme="minorHAnsi"/>
          <w:sz w:val="22"/>
          <w:szCs w:val="22"/>
        </w:rPr>
      </w:pPr>
    </w:p>
    <w:p w14:paraId="64101037" w14:textId="77777777" w:rsidR="00623634" w:rsidRPr="00AF5FA2" w:rsidRDefault="00623634" w:rsidP="00623634">
      <w:pPr>
        <w:rPr>
          <w:rFonts w:asciiTheme="minorHAnsi" w:hAnsiTheme="minorHAnsi" w:cstheme="minorHAnsi"/>
          <w:sz w:val="22"/>
          <w:szCs w:val="22"/>
        </w:rPr>
      </w:pPr>
      <w:r w:rsidRPr="00AF5FA2">
        <w:rPr>
          <w:rFonts w:asciiTheme="minorHAnsi" w:hAnsiTheme="minorHAnsi" w:cstheme="minorHAnsi"/>
          <w:sz w:val="22"/>
          <w:szCs w:val="22"/>
        </w:rPr>
        <w:t xml:space="preserve">Ensuring the privacy of the information we collect about you is important to us. We will store the data that we collect securely. </w:t>
      </w:r>
      <w:proofErr w:type="gramStart"/>
      <w:r w:rsidRPr="00AF5FA2">
        <w:rPr>
          <w:rFonts w:asciiTheme="minorHAnsi" w:hAnsiTheme="minorHAnsi" w:cstheme="minorHAnsi"/>
          <w:sz w:val="22"/>
          <w:szCs w:val="22"/>
        </w:rPr>
        <w:t>When</w:t>
      </w:r>
      <w:proofErr w:type="gramEnd"/>
      <w:r w:rsidRPr="00AF5FA2">
        <w:rPr>
          <w:rFonts w:asciiTheme="minorHAnsi" w:hAnsiTheme="minorHAnsi" w:cstheme="minorHAnsi"/>
          <w:sz w:val="22"/>
          <w:szCs w:val="22"/>
        </w:rPr>
        <w:t xml:space="preserve"> possible, we will use a study number rather than your name on study records. Any personal information that could identify you will be removed before data is shared with other researchers or results are made public. However, absolute confidentiality cannot be guaranteed. Certain offices and people other than the researchers may look at study records to ensure the research </w:t>
      </w:r>
      <w:proofErr w:type="gramStart"/>
      <w:r w:rsidRPr="00AF5FA2">
        <w:rPr>
          <w:rFonts w:asciiTheme="minorHAnsi" w:hAnsiTheme="minorHAnsi" w:cstheme="minorHAnsi"/>
          <w:sz w:val="22"/>
          <w:szCs w:val="22"/>
        </w:rPr>
        <w:t>is being</w:t>
      </w:r>
      <w:proofErr w:type="gramEnd"/>
      <w:r w:rsidRPr="00AF5FA2">
        <w:rPr>
          <w:rFonts w:asciiTheme="minorHAnsi" w:hAnsiTheme="minorHAnsi" w:cstheme="minorHAnsi"/>
          <w:sz w:val="22"/>
          <w:szCs w:val="22"/>
        </w:rPr>
        <w:t xml:space="preserve"> done correctly. These offices and people may include the Office for Human Research Protections, the </w:t>
      </w:r>
      <w:proofErr w:type="spellStart"/>
      <w:r w:rsidRPr="00AF5FA2">
        <w:rPr>
          <w:rFonts w:asciiTheme="minorHAnsi" w:hAnsiTheme="minorHAnsi" w:cstheme="minorHAnsi"/>
          <w:sz w:val="22"/>
          <w:szCs w:val="22"/>
        </w:rPr>
        <w:t>funder</w:t>
      </w:r>
      <w:proofErr w:type="spellEnd"/>
      <w:r w:rsidRPr="00AF5FA2">
        <w:rPr>
          <w:rFonts w:asciiTheme="minorHAnsi" w:hAnsiTheme="minorHAnsi" w:cstheme="minorHAnsi"/>
          <w:sz w:val="22"/>
          <w:szCs w:val="22"/>
        </w:rPr>
        <w:t xml:space="preserve"> of the research, the Emory Institutional Review Board, and other offices at Emory that help oversee studies.</w:t>
      </w:r>
    </w:p>
    <w:p w14:paraId="63623A57" w14:textId="77777777" w:rsidR="003D7BF9" w:rsidRPr="00AF5FA2" w:rsidRDefault="003D7BF9" w:rsidP="00575746">
      <w:pPr>
        <w:rPr>
          <w:rStyle w:val="Emphasis"/>
          <w:rFonts w:asciiTheme="minorHAnsi" w:hAnsiTheme="minorHAnsi" w:cstheme="minorHAnsi"/>
          <w:b/>
          <w:i w:val="0"/>
          <w:color w:val="000000"/>
          <w:sz w:val="22"/>
          <w:szCs w:val="22"/>
          <w:u w:val="single"/>
          <w:shd w:val="clear" w:color="auto" w:fill="FFFFFF"/>
        </w:rPr>
      </w:pPr>
    </w:p>
    <w:p w14:paraId="76C0F853" w14:textId="77777777" w:rsidR="002B6C9E" w:rsidRPr="00AF5FA2" w:rsidRDefault="002B6C9E" w:rsidP="00575746">
      <w:pPr>
        <w:rPr>
          <w:rStyle w:val="Emphasis"/>
          <w:rFonts w:asciiTheme="minorHAnsi" w:hAnsiTheme="minorHAnsi" w:cstheme="minorHAnsi"/>
          <w:b/>
          <w:i w:val="0"/>
          <w:color w:val="000000"/>
          <w:sz w:val="22"/>
          <w:szCs w:val="22"/>
          <w:u w:val="single"/>
          <w:shd w:val="clear" w:color="auto" w:fill="FFFFFF"/>
        </w:rPr>
      </w:pPr>
    </w:p>
    <w:p w14:paraId="4B3EB540" w14:textId="77777777" w:rsidR="00575746" w:rsidRDefault="00575746" w:rsidP="00575746">
      <w:pPr>
        <w:rPr>
          <w:rStyle w:val="Emphasis"/>
          <w:rFonts w:asciiTheme="minorHAnsi" w:hAnsiTheme="minorHAnsi" w:cstheme="minorHAnsi"/>
          <w:b/>
          <w:i w:val="0"/>
          <w:color w:val="000000"/>
          <w:sz w:val="22"/>
          <w:szCs w:val="22"/>
          <w:u w:val="single"/>
          <w:shd w:val="clear" w:color="auto" w:fill="FFFFFF"/>
        </w:rPr>
      </w:pPr>
      <w:r w:rsidRPr="00AF5FA2">
        <w:rPr>
          <w:rStyle w:val="Emphasis"/>
          <w:rFonts w:asciiTheme="minorHAnsi" w:hAnsiTheme="minorHAnsi" w:cstheme="minorHAnsi"/>
          <w:b/>
          <w:i w:val="0"/>
          <w:color w:val="000000"/>
          <w:sz w:val="22"/>
          <w:szCs w:val="22"/>
          <w:u w:val="single"/>
          <w:shd w:val="clear" w:color="auto" w:fill="FFFFFF"/>
        </w:rPr>
        <w:t xml:space="preserve">Storing and Sharing </w:t>
      </w:r>
      <w:proofErr w:type="gramStart"/>
      <w:r w:rsidRPr="00AF5FA2">
        <w:rPr>
          <w:rStyle w:val="Emphasis"/>
          <w:rFonts w:asciiTheme="minorHAnsi" w:hAnsiTheme="minorHAnsi" w:cstheme="minorHAnsi"/>
          <w:b/>
          <w:i w:val="0"/>
          <w:color w:val="000000"/>
          <w:sz w:val="22"/>
          <w:szCs w:val="22"/>
          <w:u w:val="single"/>
          <w:shd w:val="clear" w:color="auto" w:fill="FFFFFF"/>
        </w:rPr>
        <w:t>your</w:t>
      </w:r>
      <w:proofErr w:type="gramEnd"/>
      <w:r w:rsidRPr="00AF5FA2">
        <w:rPr>
          <w:rStyle w:val="Emphasis"/>
          <w:rFonts w:asciiTheme="minorHAnsi" w:hAnsiTheme="minorHAnsi" w:cstheme="minorHAnsi"/>
          <w:b/>
          <w:i w:val="0"/>
          <w:color w:val="000000"/>
          <w:sz w:val="22"/>
          <w:szCs w:val="22"/>
          <w:u w:val="single"/>
          <w:shd w:val="clear" w:color="auto" w:fill="FFFFFF"/>
        </w:rPr>
        <w:t xml:space="preserve"> Information</w:t>
      </w:r>
    </w:p>
    <w:p w14:paraId="60719D0C" w14:textId="77777777" w:rsidR="00F80429" w:rsidRPr="00AF5FA2" w:rsidRDefault="00F80429" w:rsidP="00575746">
      <w:pPr>
        <w:rPr>
          <w:rStyle w:val="Emphasis"/>
          <w:rFonts w:asciiTheme="minorHAnsi" w:hAnsiTheme="minorHAnsi" w:cstheme="minorHAnsi"/>
          <w:b/>
          <w:i w:val="0"/>
          <w:color w:val="000000"/>
          <w:sz w:val="22"/>
          <w:szCs w:val="22"/>
          <w:u w:val="single"/>
          <w:shd w:val="clear" w:color="auto" w:fill="FFFFFF"/>
        </w:rPr>
      </w:pPr>
    </w:p>
    <w:p w14:paraId="3FBC2FFE" w14:textId="491461E1" w:rsidR="00575746" w:rsidRPr="00AF5FA2" w:rsidRDefault="00575746" w:rsidP="00575746">
      <w:pPr>
        <w:rPr>
          <w:rStyle w:val="Emphasis"/>
          <w:rFonts w:asciiTheme="minorHAnsi" w:hAnsiTheme="minorHAnsi" w:cstheme="minorHAnsi"/>
          <w:i w:val="0"/>
          <w:iCs w:val="0"/>
          <w:color w:val="000000"/>
          <w:sz w:val="22"/>
          <w:szCs w:val="22"/>
          <w:shd w:val="clear" w:color="auto" w:fill="FFFFFF"/>
        </w:rPr>
      </w:pPr>
      <w:r w:rsidRPr="00AF5FA2">
        <w:rPr>
          <w:rStyle w:val="Emphasis"/>
          <w:rFonts w:asciiTheme="minorHAnsi" w:hAnsiTheme="minorHAnsi" w:cstheme="minorHAnsi"/>
          <w:i w:val="0"/>
          <w:iCs w:val="0"/>
          <w:color w:val="000000"/>
          <w:sz w:val="22"/>
          <w:szCs w:val="22"/>
          <w:shd w:val="clear" w:color="auto" w:fill="FFFFFF"/>
        </w:rPr>
        <w:t xml:space="preserve">We will store all the data that you provide using </w:t>
      </w:r>
      <w:proofErr w:type="gramStart"/>
      <w:r w:rsidRPr="00AF5FA2">
        <w:rPr>
          <w:rStyle w:val="Emphasis"/>
          <w:rFonts w:asciiTheme="minorHAnsi" w:hAnsiTheme="minorHAnsi" w:cstheme="minorHAnsi"/>
          <w:i w:val="0"/>
          <w:iCs w:val="0"/>
          <w:color w:val="000000"/>
          <w:sz w:val="22"/>
          <w:szCs w:val="22"/>
          <w:shd w:val="clear" w:color="auto" w:fill="FFFFFF"/>
        </w:rPr>
        <w:t>a code</w:t>
      </w:r>
      <w:proofErr w:type="gramEnd"/>
      <w:r w:rsidRPr="00AF5FA2">
        <w:rPr>
          <w:rStyle w:val="Emphasis"/>
          <w:rFonts w:asciiTheme="minorHAnsi" w:hAnsiTheme="minorHAnsi" w:cstheme="minorHAnsi"/>
          <w:i w:val="0"/>
          <w:iCs w:val="0"/>
          <w:color w:val="000000"/>
          <w:sz w:val="22"/>
          <w:szCs w:val="22"/>
          <w:shd w:val="clear" w:color="auto" w:fill="FFFFFF"/>
        </w:rPr>
        <w:t>.  We need this code so that we can keep track of your data over time. This code will not include information that can identify you (identifiers). Specifically, it will not include your name, initials, date of birth, or medical record number. We will keep a file that links this code to your identifiers in a secure location separate from the data.</w:t>
      </w:r>
    </w:p>
    <w:p w14:paraId="1C986860" w14:textId="77777777" w:rsidR="00575746" w:rsidRPr="00AF5FA2" w:rsidRDefault="00575746" w:rsidP="00575746">
      <w:pPr>
        <w:rPr>
          <w:rStyle w:val="Emphasis"/>
          <w:rFonts w:asciiTheme="minorHAnsi" w:hAnsiTheme="minorHAnsi" w:cstheme="minorHAnsi"/>
          <w:i w:val="0"/>
          <w:iCs w:val="0"/>
          <w:color w:val="000000"/>
          <w:sz w:val="22"/>
          <w:szCs w:val="22"/>
          <w:shd w:val="clear" w:color="auto" w:fill="FFFFFF"/>
        </w:rPr>
      </w:pPr>
    </w:p>
    <w:p w14:paraId="1DE8E625" w14:textId="77777777" w:rsidR="00575746" w:rsidRPr="00AF5FA2" w:rsidRDefault="00575746" w:rsidP="00575746">
      <w:pPr>
        <w:rPr>
          <w:rStyle w:val="Emphasis"/>
          <w:rFonts w:asciiTheme="minorHAnsi" w:hAnsiTheme="minorHAnsi" w:cstheme="minorHAnsi"/>
          <w:i w:val="0"/>
          <w:iCs w:val="0"/>
          <w:color w:val="000000"/>
          <w:sz w:val="22"/>
          <w:szCs w:val="22"/>
          <w:shd w:val="clear" w:color="auto" w:fill="FFFFFF"/>
        </w:rPr>
      </w:pPr>
      <w:r w:rsidRPr="00AF5FA2">
        <w:rPr>
          <w:rStyle w:val="Emphasis"/>
          <w:rFonts w:asciiTheme="minorHAnsi" w:hAnsiTheme="minorHAnsi" w:cstheme="minorHAnsi"/>
          <w:i w:val="0"/>
          <w:iCs w:val="0"/>
          <w:color w:val="000000"/>
          <w:sz w:val="22"/>
          <w:szCs w:val="22"/>
          <w:shd w:val="clear" w:color="auto" w:fill="FFFFFF"/>
        </w:rPr>
        <w:t xml:space="preserve">We will not allow your name and any other fact that might point to </w:t>
      </w:r>
      <w:proofErr w:type="gramStart"/>
      <w:r w:rsidRPr="00AF5FA2">
        <w:rPr>
          <w:rStyle w:val="Emphasis"/>
          <w:rFonts w:asciiTheme="minorHAnsi" w:hAnsiTheme="minorHAnsi" w:cstheme="minorHAnsi"/>
          <w:i w:val="0"/>
          <w:iCs w:val="0"/>
          <w:color w:val="000000"/>
          <w:sz w:val="22"/>
          <w:szCs w:val="22"/>
          <w:shd w:val="clear" w:color="auto" w:fill="FFFFFF"/>
        </w:rPr>
        <w:t>you to appear</w:t>
      </w:r>
      <w:proofErr w:type="gramEnd"/>
      <w:r w:rsidRPr="00AF5FA2">
        <w:rPr>
          <w:rStyle w:val="Emphasis"/>
          <w:rFonts w:asciiTheme="minorHAnsi" w:hAnsiTheme="minorHAnsi" w:cstheme="minorHAnsi"/>
          <w:i w:val="0"/>
          <w:iCs w:val="0"/>
          <w:color w:val="000000"/>
          <w:sz w:val="22"/>
          <w:szCs w:val="22"/>
          <w:shd w:val="clear" w:color="auto" w:fill="FFFFFF"/>
        </w:rPr>
        <w:t xml:space="preserve"> when we present or publish the results of this study.</w:t>
      </w:r>
    </w:p>
    <w:p w14:paraId="400670DE" w14:textId="77777777" w:rsidR="00575746" w:rsidRPr="00AF5FA2" w:rsidRDefault="00575746" w:rsidP="00575746">
      <w:pPr>
        <w:rPr>
          <w:rStyle w:val="Emphasis"/>
          <w:rFonts w:asciiTheme="minorHAnsi" w:hAnsiTheme="minorHAnsi" w:cstheme="minorHAnsi"/>
          <w:i w:val="0"/>
          <w:iCs w:val="0"/>
          <w:sz w:val="22"/>
          <w:szCs w:val="22"/>
          <w:shd w:val="clear" w:color="auto" w:fill="FFFFFF"/>
        </w:rPr>
      </w:pPr>
    </w:p>
    <w:p w14:paraId="67C7D1F4" w14:textId="7D35CDCE" w:rsidR="00575746" w:rsidRPr="00AF5FA2" w:rsidRDefault="00575746" w:rsidP="00575746">
      <w:pPr>
        <w:rPr>
          <w:rStyle w:val="Emphasis"/>
          <w:rFonts w:asciiTheme="minorHAnsi" w:hAnsiTheme="minorHAnsi" w:cstheme="minorHAnsi"/>
          <w:i w:val="0"/>
          <w:iCs w:val="0"/>
          <w:sz w:val="22"/>
          <w:szCs w:val="22"/>
          <w:shd w:val="clear" w:color="auto" w:fill="FFFFFF"/>
        </w:rPr>
      </w:pPr>
      <w:r w:rsidRPr="00AF5FA2">
        <w:rPr>
          <w:rStyle w:val="Emphasis"/>
          <w:rFonts w:asciiTheme="minorHAnsi" w:hAnsiTheme="minorHAnsi" w:cstheme="minorHAnsi"/>
          <w:i w:val="0"/>
          <w:iCs w:val="0"/>
          <w:color w:val="000000"/>
          <w:sz w:val="22"/>
          <w:szCs w:val="22"/>
          <w:shd w:val="clear" w:color="auto" w:fill="FFFFFF"/>
        </w:rPr>
        <w:t>We may also place data in public databases accessible to researchers who agree to maintain data confidentiality, if we remove the study code and make sure the data are anonymized to a level that we believe that it is highly unlikely that anyone could identify you. Despite these measures, we cannot guarantee anonymity of your personal data.</w:t>
      </w:r>
    </w:p>
    <w:p w14:paraId="03497492" w14:textId="77777777" w:rsidR="006D62AF" w:rsidRPr="00AF5FA2" w:rsidRDefault="006D62AF" w:rsidP="00583047">
      <w:pPr>
        <w:rPr>
          <w:rFonts w:asciiTheme="minorHAnsi" w:hAnsiTheme="minorHAnsi" w:cstheme="minorHAnsi"/>
          <w:iCs/>
          <w:color w:val="000000"/>
          <w:sz w:val="22"/>
          <w:szCs w:val="22"/>
          <w:shd w:val="clear" w:color="auto" w:fill="FFFFFF"/>
        </w:rPr>
      </w:pPr>
    </w:p>
    <w:p w14:paraId="3D12EEBB" w14:textId="77777777" w:rsidR="008632A2" w:rsidRPr="00AF5FA2" w:rsidRDefault="008632A2" w:rsidP="00583047">
      <w:pPr>
        <w:rPr>
          <w:rFonts w:asciiTheme="minorHAnsi" w:hAnsiTheme="minorHAnsi" w:cstheme="minorHAnsi"/>
          <w:sz w:val="22"/>
          <w:szCs w:val="22"/>
        </w:rPr>
      </w:pPr>
    </w:p>
    <w:p w14:paraId="291C0EED" w14:textId="6D4DB51E" w:rsidR="006D62AF" w:rsidRDefault="006D62AF" w:rsidP="008632A2">
      <w:pPr>
        <w:rPr>
          <w:rFonts w:asciiTheme="minorHAnsi" w:hAnsiTheme="minorHAnsi" w:cstheme="minorHAnsi"/>
          <w:b/>
          <w:bCs/>
          <w:sz w:val="22"/>
          <w:szCs w:val="22"/>
          <w:u w:val="single"/>
        </w:rPr>
      </w:pPr>
      <w:r w:rsidRPr="00F80429">
        <w:rPr>
          <w:rFonts w:asciiTheme="minorHAnsi" w:hAnsiTheme="minorHAnsi" w:cstheme="minorHAnsi"/>
          <w:b/>
          <w:bCs/>
          <w:sz w:val="22"/>
          <w:szCs w:val="22"/>
          <w:u w:val="single"/>
        </w:rPr>
        <w:t>Compensation</w:t>
      </w:r>
    </w:p>
    <w:p w14:paraId="420002A6" w14:textId="77777777" w:rsidR="00F80429" w:rsidRPr="00F80429" w:rsidRDefault="00F80429" w:rsidP="008632A2">
      <w:pPr>
        <w:rPr>
          <w:rFonts w:asciiTheme="minorHAnsi" w:hAnsiTheme="minorHAnsi" w:cstheme="minorHAnsi"/>
          <w:b/>
          <w:bCs/>
          <w:sz w:val="22"/>
          <w:szCs w:val="22"/>
          <w:u w:val="single"/>
        </w:rPr>
      </w:pPr>
    </w:p>
    <w:p w14:paraId="17495E0A" w14:textId="23D61100" w:rsidR="00A750F5" w:rsidRDefault="006D62AF" w:rsidP="00663DAA">
      <w:pPr>
        <w:rPr>
          <w:rFonts w:asciiTheme="minorHAnsi" w:hAnsiTheme="minorHAnsi" w:cstheme="minorHAnsi"/>
          <w:sz w:val="22"/>
          <w:szCs w:val="22"/>
        </w:rPr>
      </w:pPr>
      <w:r w:rsidRPr="00AF5FA2">
        <w:rPr>
          <w:rFonts w:asciiTheme="minorHAnsi" w:hAnsiTheme="minorHAnsi" w:cstheme="minorHAnsi"/>
          <w:sz w:val="22"/>
          <w:szCs w:val="22"/>
        </w:rPr>
        <w:t>You will get </w:t>
      </w:r>
      <w:r w:rsidR="008632A2" w:rsidRPr="00AF5FA2">
        <w:rPr>
          <w:rFonts w:asciiTheme="minorHAnsi" w:hAnsiTheme="minorHAnsi" w:cstheme="minorHAnsi"/>
          <w:sz w:val="22"/>
          <w:szCs w:val="22"/>
        </w:rPr>
        <w:t xml:space="preserve">$1.25 </w:t>
      </w:r>
      <w:r w:rsidRPr="00AF5FA2">
        <w:rPr>
          <w:rFonts w:asciiTheme="minorHAnsi" w:hAnsiTheme="minorHAnsi" w:cstheme="minorHAnsi"/>
          <w:sz w:val="22"/>
          <w:szCs w:val="22"/>
        </w:rPr>
        <w:t>for your time and effort.</w:t>
      </w:r>
      <w:r w:rsidR="00663DAA">
        <w:rPr>
          <w:rFonts w:asciiTheme="minorHAnsi" w:hAnsiTheme="minorHAnsi" w:cstheme="minorHAnsi"/>
          <w:sz w:val="22"/>
          <w:szCs w:val="22"/>
        </w:rPr>
        <w:t xml:space="preserve"> </w:t>
      </w:r>
      <w:r w:rsidR="00663DAA" w:rsidRPr="00AF5FA2">
        <w:rPr>
          <w:rFonts w:asciiTheme="minorHAnsi" w:hAnsiTheme="minorHAnsi" w:cstheme="minorHAnsi"/>
          <w:sz w:val="22"/>
          <w:szCs w:val="22"/>
        </w:rPr>
        <w:t>Compensation for participation in this study will be provided through the platform which recruited you to participate.</w:t>
      </w:r>
    </w:p>
    <w:p w14:paraId="30C01089" w14:textId="77777777" w:rsidR="00663DAA" w:rsidRPr="00AF5FA2" w:rsidRDefault="00663DAA" w:rsidP="00663DAA">
      <w:pPr>
        <w:rPr>
          <w:rFonts w:asciiTheme="minorHAnsi" w:hAnsiTheme="minorHAnsi" w:cstheme="minorHAnsi"/>
          <w:sz w:val="22"/>
          <w:szCs w:val="22"/>
        </w:rPr>
      </w:pPr>
    </w:p>
    <w:p w14:paraId="1DDC991B" w14:textId="77777777" w:rsidR="0030155C" w:rsidRPr="000E674E" w:rsidRDefault="0030155C" w:rsidP="0030155C">
      <w:pPr>
        <w:rPr>
          <w:rFonts w:asciiTheme="minorHAnsi" w:hAnsiTheme="minorHAnsi" w:cstheme="minorHAnsi"/>
          <w:b/>
          <w:szCs w:val="22"/>
          <w:u w:val="single"/>
        </w:rPr>
      </w:pPr>
      <w:r w:rsidRPr="000E674E">
        <w:rPr>
          <w:rFonts w:asciiTheme="minorHAnsi" w:hAnsiTheme="minorHAnsi" w:cstheme="minorHAnsi"/>
          <w:b/>
          <w:sz w:val="22"/>
          <w:szCs w:val="22"/>
          <w:u w:val="single"/>
        </w:rPr>
        <w:t>Contact Information</w:t>
      </w:r>
    </w:p>
    <w:p w14:paraId="32EA5AF4" w14:textId="77777777" w:rsidR="0030155C" w:rsidRDefault="0030155C" w:rsidP="0030155C">
      <w:pPr>
        <w:rPr>
          <w:rFonts w:asciiTheme="minorHAnsi" w:hAnsiTheme="minorHAnsi" w:cstheme="minorHAnsi"/>
          <w:spacing w:val="-3"/>
          <w:sz w:val="22"/>
          <w:szCs w:val="22"/>
        </w:rPr>
      </w:pPr>
    </w:p>
    <w:p w14:paraId="75FC6F75" w14:textId="75FE0BCF" w:rsidR="0030155C" w:rsidRPr="008632A2" w:rsidRDefault="0030155C" w:rsidP="0030155C">
      <w:pPr>
        <w:rPr>
          <w:rFonts w:asciiTheme="minorHAnsi" w:hAnsiTheme="minorHAnsi" w:cstheme="minorHAnsi"/>
          <w:spacing w:val="-3"/>
          <w:sz w:val="22"/>
          <w:szCs w:val="22"/>
          <w:u w:val="single"/>
        </w:rPr>
      </w:pPr>
      <w:r>
        <w:rPr>
          <w:rFonts w:asciiTheme="minorHAnsi" w:hAnsiTheme="minorHAnsi" w:cstheme="minorHAnsi"/>
          <w:spacing w:val="-3"/>
          <w:sz w:val="22"/>
          <w:szCs w:val="22"/>
        </w:rPr>
        <w:t>If you have questions about the study procedures</w:t>
      </w:r>
      <w:r w:rsidR="00FF1F13">
        <w:rPr>
          <w:rFonts w:asciiTheme="minorHAnsi" w:hAnsiTheme="minorHAnsi" w:cstheme="minorHAnsi"/>
          <w:spacing w:val="-3"/>
          <w:sz w:val="22"/>
          <w:szCs w:val="22"/>
        </w:rPr>
        <w:t>,</w:t>
      </w:r>
      <w:r>
        <w:rPr>
          <w:rFonts w:asciiTheme="minorHAnsi" w:hAnsiTheme="minorHAnsi" w:cstheme="minorHAnsi"/>
          <w:spacing w:val="-3"/>
          <w:sz w:val="22"/>
          <w:szCs w:val="22"/>
        </w:rPr>
        <w:t xml:space="preserve"> questions or concerns about the research or your part in it, c</w:t>
      </w:r>
      <w:r w:rsidRPr="000E674E">
        <w:rPr>
          <w:rFonts w:asciiTheme="minorHAnsi" w:hAnsiTheme="minorHAnsi" w:cstheme="minorHAnsi"/>
          <w:spacing w:val="-3"/>
          <w:sz w:val="22"/>
          <w:szCs w:val="22"/>
        </w:rPr>
        <w:t xml:space="preserve">ontact </w:t>
      </w:r>
      <w:r w:rsidR="008632A2" w:rsidRPr="008632A2">
        <w:rPr>
          <w:rFonts w:asciiTheme="minorHAnsi" w:hAnsiTheme="minorHAnsi" w:cstheme="minorHAnsi"/>
          <w:spacing w:val="-3"/>
          <w:sz w:val="22"/>
          <w:szCs w:val="22"/>
        </w:rPr>
        <w:t>Eric Dobbie</w:t>
      </w:r>
      <w:r w:rsidRPr="000E674E">
        <w:rPr>
          <w:rFonts w:asciiTheme="minorHAnsi" w:hAnsiTheme="minorHAnsi" w:cstheme="minorHAnsi"/>
          <w:spacing w:val="-3"/>
          <w:sz w:val="22"/>
          <w:szCs w:val="22"/>
        </w:rPr>
        <w:t xml:space="preserve"> at </w:t>
      </w:r>
      <w:r w:rsidR="008632A2">
        <w:rPr>
          <w:rFonts w:asciiTheme="minorHAnsi" w:hAnsiTheme="minorHAnsi" w:cstheme="minorHAnsi"/>
          <w:spacing w:val="-3"/>
          <w:sz w:val="22"/>
          <w:szCs w:val="22"/>
        </w:rPr>
        <w:t>edobbie@emory.edu</w:t>
      </w:r>
      <w:r w:rsidR="00FF1F13">
        <w:rPr>
          <w:rFonts w:asciiTheme="minorHAnsi" w:hAnsiTheme="minorHAnsi" w:cstheme="minorHAnsi"/>
          <w:spacing w:val="-3"/>
          <w:sz w:val="22"/>
          <w:szCs w:val="22"/>
        </w:rPr>
        <w:t>.</w:t>
      </w:r>
    </w:p>
    <w:p w14:paraId="704CCB12" w14:textId="77777777" w:rsidR="0030155C" w:rsidRDefault="0030155C" w:rsidP="0030155C">
      <w:pPr>
        <w:rPr>
          <w:rFonts w:asciiTheme="minorHAnsi" w:hAnsiTheme="minorHAnsi" w:cstheme="minorHAnsi"/>
          <w:sz w:val="22"/>
          <w:szCs w:val="22"/>
        </w:rPr>
      </w:pPr>
    </w:p>
    <w:p w14:paraId="4D175D36" w14:textId="77777777" w:rsidR="0030155C" w:rsidRPr="000E674E" w:rsidRDefault="0030155C" w:rsidP="0030155C">
      <w:pPr>
        <w:tabs>
          <w:tab w:val="left" w:pos="-720"/>
        </w:tabs>
        <w:suppressAutoHyphens/>
        <w:rPr>
          <w:rFonts w:asciiTheme="minorHAnsi" w:hAnsiTheme="minorHAnsi" w:cstheme="minorHAnsi"/>
          <w:spacing w:val="-3"/>
          <w:sz w:val="22"/>
          <w:szCs w:val="22"/>
        </w:rPr>
      </w:pPr>
      <w:r>
        <w:rPr>
          <w:rFonts w:asciiTheme="minorHAnsi" w:hAnsiTheme="minorHAnsi" w:cstheme="minorHAnsi"/>
          <w:spacing w:val="-3"/>
          <w:sz w:val="22"/>
          <w:szCs w:val="22"/>
        </w:rPr>
        <w:t xml:space="preserve">This study has been reviewed by an ethics committee to ensure the protection of research participants. If you have questions about your </w:t>
      </w:r>
      <w:r w:rsidRPr="000E674E">
        <w:rPr>
          <w:rFonts w:asciiTheme="minorHAnsi" w:hAnsiTheme="minorHAnsi" w:cstheme="minorHAnsi"/>
          <w:b/>
          <w:bCs/>
          <w:spacing w:val="-3"/>
          <w:sz w:val="22"/>
          <w:szCs w:val="22"/>
        </w:rPr>
        <w:t>rights as a research participant</w:t>
      </w:r>
      <w:r w:rsidRPr="00F041F5">
        <w:rPr>
          <w:rFonts w:asciiTheme="minorHAnsi" w:hAnsiTheme="minorHAnsi" w:cstheme="minorHAnsi"/>
          <w:spacing w:val="-3"/>
          <w:sz w:val="22"/>
          <w:szCs w:val="22"/>
        </w:rPr>
        <w:t xml:space="preserve">, or if you have </w:t>
      </w:r>
      <w:r w:rsidRPr="000E674E">
        <w:rPr>
          <w:rFonts w:asciiTheme="minorHAnsi" w:hAnsiTheme="minorHAnsi" w:cstheme="minorHAnsi"/>
          <w:b/>
          <w:bCs/>
          <w:spacing w:val="-3"/>
          <w:sz w:val="22"/>
          <w:szCs w:val="22"/>
        </w:rPr>
        <w:t>complaints</w:t>
      </w:r>
      <w:r>
        <w:rPr>
          <w:rFonts w:asciiTheme="minorHAnsi" w:hAnsiTheme="minorHAnsi" w:cstheme="minorHAnsi"/>
          <w:spacing w:val="-3"/>
          <w:sz w:val="22"/>
          <w:szCs w:val="22"/>
        </w:rPr>
        <w:t xml:space="preserve"> about the research or an issue </w:t>
      </w:r>
      <w:r w:rsidRPr="00E54E13">
        <w:rPr>
          <w:rFonts w:asciiTheme="minorHAnsi" w:hAnsiTheme="minorHAnsi" w:cstheme="minorHAnsi"/>
          <w:spacing w:val="-3"/>
          <w:sz w:val="22"/>
          <w:szCs w:val="22"/>
        </w:rPr>
        <w:t xml:space="preserve">you </w:t>
      </w:r>
      <w:r>
        <w:rPr>
          <w:rFonts w:asciiTheme="minorHAnsi" w:hAnsiTheme="minorHAnsi" w:cstheme="minorHAnsi"/>
          <w:spacing w:val="-3"/>
          <w:sz w:val="22"/>
          <w:szCs w:val="22"/>
        </w:rPr>
        <w:t xml:space="preserve">would </w:t>
      </w:r>
      <w:r w:rsidRPr="00E54E13">
        <w:rPr>
          <w:rFonts w:asciiTheme="minorHAnsi" w:hAnsiTheme="minorHAnsi" w:cstheme="minorHAnsi"/>
          <w:spacing w:val="-3"/>
          <w:sz w:val="22"/>
          <w:szCs w:val="22"/>
        </w:rPr>
        <w:t>rather discuss with someone outside the research team</w:t>
      </w:r>
      <w:r>
        <w:rPr>
          <w:rFonts w:asciiTheme="minorHAnsi" w:hAnsiTheme="minorHAnsi" w:cstheme="minorHAnsi"/>
          <w:spacing w:val="-3"/>
          <w:sz w:val="22"/>
          <w:szCs w:val="22"/>
        </w:rPr>
        <w:t>, c</w:t>
      </w:r>
      <w:r w:rsidRPr="000E674E">
        <w:rPr>
          <w:rFonts w:asciiTheme="minorHAnsi" w:hAnsiTheme="minorHAnsi" w:cstheme="minorHAnsi"/>
          <w:spacing w:val="-3"/>
          <w:sz w:val="22"/>
          <w:szCs w:val="22"/>
        </w:rPr>
        <w:t xml:space="preserve">ontact the Emory Institutional Review Board at 404-712-0720 or 877-503-9797 or </w:t>
      </w:r>
      <w:hyperlink r:id="rId11" w:history="1">
        <w:r w:rsidRPr="000E674E">
          <w:rPr>
            <w:rStyle w:val="Hyperlink"/>
            <w:rFonts w:asciiTheme="minorHAnsi" w:eastAsiaTheme="majorEastAsia" w:hAnsiTheme="minorHAnsi" w:cstheme="minorHAnsi"/>
            <w:spacing w:val="-3"/>
            <w:sz w:val="22"/>
            <w:szCs w:val="22"/>
          </w:rPr>
          <w:t>irb@emory.edu</w:t>
        </w:r>
      </w:hyperlink>
      <w:r>
        <w:rPr>
          <w:rStyle w:val="Hyperlink"/>
          <w:rFonts w:asciiTheme="minorHAnsi" w:eastAsiaTheme="majorEastAsia" w:hAnsiTheme="minorHAnsi" w:cstheme="minorHAnsi"/>
          <w:spacing w:val="-3"/>
          <w:sz w:val="22"/>
          <w:szCs w:val="22"/>
        </w:rPr>
        <w:t xml:space="preserve">. </w:t>
      </w:r>
    </w:p>
    <w:p w14:paraId="145FBB35" w14:textId="77777777" w:rsidR="0030155C" w:rsidRPr="000E674E" w:rsidRDefault="0030155C" w:rsidP="0030155C">
      <w:pPr>
        <w:tabs>
          <w:tab w:val="left" w:pos="-720"/>
        </w:tabs>
        <w:suppressAutoHyphens/>
        <w:rPr>
          <w:rFonts w:asciiTheme="minorHAnsi" w:hAnsiTheme="minorHAnsi" w:cstheme="minorHAnsi"/>
          <w:spacing w:val="-3"/>
          <w:sz w:val="22"/>
          <w:szCs w:val="22"/>
        </w:rPr>
      </w:pPr>
    </w:p>
    <w:p w14:paraId="1AC7C63D" w14:textId="047E514C" w:rsidR="00AF5FA2" w:rsidRPr="002D5C39" w:rsidRDefault="0030155C" w:rsidP="002D5C39">
      <w:pPr>
        <w:tabs>
          <w:tab w:val="left" w:pos="-720"/>
        </w:tabs>
        <w:suppressAutoHyphens/>
        <w:rPr>
          <w:rFonts w:asciiTheme="minorHAnsi" w:hAnsiTheme="minorHAnsi" w:cstheme="minorHAnsi"/>
          <w:spacing w:val="-3"/>
          <w:sz w:val="22"/>
          <w:szCs w:val="22"/>
        </w:rPr>
      </w:pPr>
      <w:r>
        <w:rPr>
          <w:rFonts w:asciiTheme="minorHAnsi" w:hAnsiTheme="minorHAnsi" w:cstheme="minorHAnsi"/>
          <w:spacing w:val="-3"/>
          <w:sz w:val="22"/>
          <w:szCs w:val="22"/>
        </w:rPr>
        <w:t xml:space="preserve">To tell </w:t>
      </w:r>
      <w:r w:rsidRPr="000E674E">
        <w:rPr>
          <w:rFonts w:asciiTheme="minorHAnsi" w:hAnsiTheme="minorHAnsi" w:cstheme="minorHAnsi"/>
          <w:spacing w:val="-3"/>
          <w:sz w:val="22"/>
          <w:szCs w:val="22"/>
        </w:rPr>
        <w:t>the IRB about your experience as a research participant</w:t>
      </w:r>
      <w:r>
        <w:rPr>
          <w:rFonts w:asciiTheme="minorHAnsi" w:hAnsiTheme="minorHAnsi" w:cstheme="minorHAnsi"/>
          <w:spacing w:val="-3"/>
          <w:sz w:val="22"/>
          <w:szCs w:val="22"/>
        </w:rPr>
        <w:t xml:space="preserve">, fill out the </w:t>
      </w:r>
      <w:r w:rsidRPr="000E674E">
        <w:rPr>
          <w:rFonts w:asciiTheme="minorHAnsi" w:hAnsiTheme="minorHAnsi" w:cstheme="minorHAnsi"/>
          <w:spacing w:val="-3"/>
          <w:sz w:val="22"/>
          <w:szCs w:val="22"/>
        </w:rPr>
        <w:t xml:space="preserve">Research Participant Survey at </w:t>
      </w:r>
      <w:hyperlink r:id="rId12" w:history="1">
        <w:r w:rsidRPr="000E674E">
          <w:rPr>
            <w:rStyle w:val="Hyperlink"/>
            <w:rFonts w:asciiTheme="minorHAnsi" w:eastAsiaTheme="majorEastAsia" w:hAnsiTheme="minorHAnsi" w:cstheme="minorHAnsi"/>
            <w:b/>
            <w:spacing w:val="-3"/>
            <w:sz w:val="22"/>
            <w:szCs w:val="22"/>
          </w:rPr>
          <w:t>https://tinyurl.com/ycewgkke</w:t>
        </w:r>
      </w:hyperlink>
      <w:r w:rsidRPr="000E674E">
        <w:rPr>
          <w:rFonts w:asciiTheme="minorHAnsi" w:hAnsiTheme="minorHAnsi" w:cstheme="minorHAnsi"/>
          <w:b/>
          <w:spacing w:val="-3"/>
          <w:sz w:val="22"/>
          <w:szCs w:val="22"/>
        </w:rPr>
        <w:t>.</w:t>
      </w:r>
      <w:bookmarkStart w:id="1" w:name="_Hlk30769317"/>
    </w:p>
    <w:bookmarkEnd w:id="1"/>
    <w:p w14:paraId="0614417C" w14:textId="77777777" w:rsidR="00A750F5" w:rsidRPr="009B6AB5" w:rsidRDefault="00A750F5" w:rsidP="00A750F5">
      <w:pPr>
        <w:jc w:val="center"/>
        <w:rPr>
          <w:rFonts w:ascii="Calibri" w:hAnsi="Calibri"/>
          <w:sz w:val="22"/>
          <w:szCs w:val="22"/>
        </w:rPr>
      </w:pPr>
    </w:p>
    <w:p w14:paraId="5220F2B6" w14:textId="4D88C505" w:rsidR="00A4473B" w:rsidRPr="002D5C39" w:rsidRDefault="00AF5FA2">
      <w:pPr>
        <w:rPr>
          <w:rFonts w:asciiTheme="minorHAnsi" w:hAnsiTheme="minorHAnsi" w:cstheme="minorHAnsi"/>
          <w:sz w:val="22"/>
          <w:szCs w:val="22"/>
        </w:rPr>
      </w:pPr>
      <w:r w:rsidRPr="002D5C39">
        <w:rPr>
          <w:rFonts w:asciiTheme="minorHAnsi" w:hAnsiTheme="minorHAnsi" w:cstheme="minorHAnsi"/>
          <w:sz w:val="22"/>
          <w:szCs w:val="22"/>
        </w:rPr>
        <w:t xml:space="preserve">If you would like to participate, please proceed </w:t>
      </w:r>
      <w:proofErr w:type="gramStart"/>
      <w:r w:rsidRPr="002D5C39">
        <w:rPr>
          <w:rFonts w:asciiTheme="minorHAnsi" w:hAnsiTheme="minorHAnsi" w:cstheme="minorHAnsi"/>
          <w:sz w:val="22"/>
          <w:szCs w:val="22"/>
        </w:rPr>
        <w:t>to</w:t>
      </w:r>
      <w:proofErr w:type="gramEnd"/>
      <w:r w:rsidRPr="002D5C39">
        <w:rPr>
          <w:rFonts w:asciiTheme="minorHAnsi" w:hAnsiTheme="minorHAnsi" w:cstheme="minorHAnsi"/>
          <w:sz w:val="22"/>
          <w:szCs w:val="22"/>
        </w:rPr>
        <w:t xml:space="preserve"> the survey</w:t>
      </w:r>
      <w:r w:rsidR="00F80429">
        <w:rPr>
          <w:rFonts w:asciiTheme="minorHAnsi" w:hAnsiTheme="minorHAnsi" w:cstheme="minorHAnsi"/>
          <w:sz w:val="22"/>
          <w:szCs w:val="22"/>
        </w:rPr>
        <w:t>.</w:t>
      </w:r>
    </w:p>
    <w:sectPr w:rsidR="00A4473B" w:rsidRPr="002D5C39" w:rsidSect="00C663DE">
      <w:headerReference w:type="default" r:id="rId13"/>
      <w:footerReference w:type="default" r:id="rId14"/>
      <w:pgSz w:w="12240" w:h="15840"/>
      <w:pgMar w:top="720" w:right="720" w:bottom="10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EF21" w14:textId="77777777" w:rsidR="00131D6F" w:rsidRDefault="00131D6F" w:rsidP="00A750F5">
      <w:r>
        <w:separator/>
      </w:r>
    </w:p>
  </w:endnote>
  <w:endnote w:type="continuationSeparator" w:id="0">
    <w:p w14:paraId="77963190" w14:textId="77777777" w:rsidR="00131D6F" w:rsidRDefault="00131D6F" w:rsidP="00A75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17C5" w14:textId="77777777" w:rsidR="00BB45CE" w:rsidRDefault="00BB45CE">
    <w:pPr>
      <w:pStyle w:val="Footer"/>
      <w:framePr w:wrap="auto" w:vAnchor="text" w:hAnchor="margin" w:xAlign="right" w:y="1"/>
      <w:rPr>
        <w:rStyle w:val="PageNumber"/>
      </w:rPr>
    </w:pPr>
  </w:p>
  <w:tbl>
    <w:tblPr>
      <w:tblW w:w="10368" w:type="dxa"/>
      <w:tblLayout w:type="fixed"/>
      <w:tblLook w:val="0000" w:firstRow="0" w:lastRow="0" w:firstColumn="0" w:lastColumn="0" w:noHBand="0" w:noVBand="0"/>
    </w:tblPr>
    <w:tblGrid>
      <w:gridCol w:w="4158"/>
      <w:gridCol w:w="2430"/>
      <w:gridCol w:w="3780"/>
    </w:tblGrid>
    <w:tr w:rsidR="00072852" w:rsidRPr="00986FFD" w14:paraId="5CBF932A" w14:textId="77777777" w:rsidTr="00F02086">
      <w:tc>
        <w:tcPr>
          <w:tcW w:w="4158" w:type="dxa"/>
          <w:tcBorders>
            <w:top w:val="nil"/>
            <w:left w:val="nil"/>
            <w:bottom w:val="nil"/>
            <w:right w:val="nil"/>
          </w:tcBorders>
          <w:vAlign w:val="center"/>
        </w:tcPr>
        <w:p w14:paraId="0CD0C619" w14:textId="01051AFC" w:rsidR="00BB45CE" w:rsidRPr="00986FFD" w:rsidRDefault="00A750F5" w:rsidP="00A46ACE">
          <w:pPr>
            <w:pStyle w:val="Footer"/>
            <w:rPr>
              <w:rFonts w:asciiTheme="minorHAnsi" w:hAnsiTheme="minorHAnsi" w:cstheme="minorHAnsi"/>
              <w:sz w:val="16"/>
              <w:szCs w:val="16"/>
            </w:rPr>
          </w:pPr>
          <w:r w:rsidRPr="00986FFD">
            <w:rPr>
              <w:rFonts w:asciiTheme="minorHAnsi" w:hAnsiTheme="minorHAnsi" w:cstheme="minorHAnsi"/>
              <w:sz w:val="16"/>
              <w:szCs w:val="16"/>
            </w:rPr>
            <w:t xml:space="preserve">Emory </w:t>
          </w:r>
          <w:r w:rsidR="00314CA8">
            <w:rPr>
              <w:rFonts w:asciiTheme="minorHAnsi" w:hAnsiTheme="minorHAnsi" w:cstheme="minorHAnsi"/>
              <w:sz w:val="16"/>
              <w:szCs w:val="16"/>
            </w:rPr>
            <w:t>Informed</w:t>
          </w:r>
          <w:r w:rsidRPr="00986FFD">
            <w:rPr>
              <w:rFonts w:asciiTheme="minorHAnsi" w:hAnsiTheme="minorHAnsi" w:cstheme="minorHAnsi"/>
              <w:sz w:val="16"/>
              <w:szCs w:val="16"/>
            </w:rPr>
            <w:t xml:space="preserve"> Consent</w:t>
          </w:r>
        </w:p>
        <w:p w14:paraId="404C6547" w14:textId="0D46262C" w:rsidR="00BB45CE" w:rsidRPr="00986FFD" w:rsidRDefault="00A750F5" w:rsidP="00A46ACE">
          <w:pPr>
            <w:pStyle w:val="Footer"/>
            <w:rPr>
              <w:rFonts w:asciiTheme="minorHAnsi" w:hAnsiTheme="minorHAnsi" w:cstheme="minorHAnsi"/>
              <w:sz w:val="16"/>
              <w:szCs w:val="16"/>
            </w:rPr>
          </w:pPr>
          <w:r w:rsidRPr="00986FFD">
            <w:rPr>
              <w:rFonts w:asciiTheme="minorHAnsi" w:hAnsiTheme="minorHAnsi" w:cstheme="minorHAnsi"/>
              <w:sz w:val="16"/>
              <w:szCs w:val="16"/>
            </w:rPr>
            <w:t xml:space="preserve">IRB </w:t>
          </w:r>
          <w:r w:rsidR="00986FFD">
            <w:rPr>
              <w:rFonts w:asciiTheme="minorHAnsi" w:hAnsiTheme="minorHAnsi" w:cstheme="minorHAnsi"/>
              <w:sz w:val="16"/>
              <w:szCs w:val="16"/>
            </w:rPr>
            <w:t>Version</w:t>
          </w:r>
          <w:r w:rsidR="00250B76" w:rsidRPr="00986FFD">
            <w:rPr>
              <w:rFonts w:asciiTheme="minorHAnsi" w:hAnsiTheme="minorHAnsi" w:cstheme="minorHAnsi"/>
              <w:sz w:val="16"/>
              <w:szCs w:val="16"/>
            </w:rPr>
            <w:t xml:space="preserve"> </w:t>
          </w:r>
          <w:r w:rsidR="00986FFD" w:rsidRPr="00986FFD">
            <w:rPr>
              <w:rFonts w:asciiTheme="minorHAnsi" w:hAnsiTheme="minorHAnsi" w:cstheme="minorHAnsi"/>
              <w:sz w:val="16"/>
              <w:szCs w:val="16"/>
            </w:rPr>
            <w:t>202</w:t>
          </w:r>
          <w:r w:rsidR="00CE1DEB">
            <w:rPr>
              <w:rFonts w:asciiTheme="minorHAnsi" w:hAnsiTheme="minorHAnsi" w:cstheme="minorHAnsi"/>
              <w:sz w:val="16"/>
              <w:szCs w:val="16"/>
            </w:rPr>
            <w:t>5</w:t>
          </w:r>
          <w:r w:rsidR="00986FFD" w:rsidRPr="00986FFD">
            <w:rPr>
              <w:rFonts w:asciiTheme="minorHAnsi" w:hAnsiTheme="minorHAnsi" w:cstheme="minorHAnsi"/>
              <w:sz w:val="16"/>
              <w:szCs w:val="16"/>
            </w:rPr>
            <w:t>/</w:t>
          </w:r>
          <w:r w:rsidR="004E1329">
            <w:rPr>
              <w:rFonts w:asciiTheme="minorHAnsi" w:hAnsiTheme="minorHAnsi" w:cstheme="minorHAnsi"/>
              <w:sz w:val="16"/>
              <w:szCs w:val="16"/>
            </w:rPr>
            <w:t>02</w:t>
          </w:r>
          <w:r w:rsidR="00986FFD" w:rsidRPr="00986FFD">
            <w:rPr>
              <w:rFonts w:asciiTheme="minorHAnsi" w:hAnsiTheme="minorHAnsi" w:cstheme="minorHAnsi"/>
              <w:sz w:val="16"/>
              <w:szCs w:val="16"/>
            </w:rPr>
            <w:t>/</w:t>
          </w:r>
          <w:r w:rsidR="00495593">
            <w:rPr>
              <w:rFonts w:asciiTheme="minorHAnsi" w:hAnsiTheme="minorHAnsi" w:cstheme="minorHAnsi"/>
              <w:sz w:val="16"/>
              <w:szCs w:val="16"/>
            </w:rPr>
            <w:t>1</w:t>
          </w:r>
          <w:r w:rsidR="001B4BA2">
            <w:rPr>
              <w:rFonts w:asciiTheme="minorHAnsi" w:hAnsiTheme="minorHAnsi" w:cstheme="minorHAnsi"/>
              <w:sz w:val="16"/>
              <w:szCs w:val="16"/>
            </w:rPr>
            <w:t>7</w:t>
          </w:r>
        </w:p>
      </w:tc>
      <w:tc>
        <w:tcPr>
          <w:tcW w:w="2430" w:type="dxa"/>
          <w:tcBorders>
            <w:top w:val="nil"/>
            <w:left w:val="nil"/>
            <w:bottom w:val="nil"/>
            <w:right w:val="nil"/>
          </w:tcBorders>
          <w:vAlign w:val="center"/>
        </w:tcPr>
        <w:p w14:paraId="4DD63779" w14:textId="77777777" w:rsidR="00BB45CE" w:rsidRPr="00986FFD" w:rsidRDefault="00A750F5" w:rsidP="00A46ACE">
          <w:pPr>
            <w:pStyle w:val="Footer"/>
            <w:jc w:val="center"/>
            <w:rPr>
              <w:rFonts w:asciiTheme="minorHAnsi" w:hAnsiTheme="minorHAnsi" w:cstheme="minorHAnsi"/>
            </w:rPr>
          </w:pPr>
          <w:r w:rsidRPr="00986FFD">
            <w:rPr>
              <w:rFonts w:asciiTheme="minorHAnsi" w:hAnsiTheme="minorHAnsi" w:cstheme="minorHAnsi"/>
              <w:snapToGrid w:val="0"/>
            </w:rPr>
            <w:t xml:space="preserve">Page </w:t>
          </w:r>
          <w:r w:rsidRPr="00986FFD">
            <w:rPr>
              <w:rFonts w:asciiTheme="minorHAnsi" w:hAnsiTheme="minorHAnsi" w:cstheme="minorHAnsi"/>
              <w:snapToGrid w:val="0"/>
            </w:rPr>
            <w:fldChar w:fldCharType="begin"/>
          </w:r>
          <w:r w:rsidRPr="00986FFD">
            <w:rPr>
              <w:rFonts w:asciiTheme="minorHAnsi" w:hAnsiTheme="minorHAnsi" w:cstheme="minorHAnsi"/>
              <w:snapToGrid w:val="0"/>
            </w:rPr>
            <w:instrText xml:space="preserve"> PAGE </w:instrText>
          </w:r>
          <w:r w:rsidRPr="00986FFD">
            <w:rPr>
              <w:rFonts w:asciiTheme="minorHAnsi" w:hAnsiTheme="minorHAnsi" w:cstheme="minorHAnsi"/>
              <w:snapToGrid w:val="0"/>
            </w:rPr>
            <w:fldChar w:fldCharType="separate"/>
          </w:r>
          <w:r w:rsidRPr="00986FFD">
            <w:rPr>
              <w:rFonts w:asciiTheme="minorHAnsi" w:hAnsiTheme="minorHAnsi" w:cstheme="minorHAnsi"/>
              <w:noProof/>
              <w:snapToGrid w:val="0"/>
            </w:rPr>
            <w:t>3</w:t>
          </w:r>
          <w:r w:rsidRPr="00986FFD">
            <w:rPr>
              <w:rFonts w:asciiTheme="minorHAnsi" w:hAnsiTheme="minorHAnsi" w:cstheme="minorHAnsi"/>
              <w:snapToGrid w:val="0"/>
            </w:rPr>
            <w:fldChar w:fldCharType="end"/>
          </w:r>
          <w:r w:rsidRPr="00986FFD">
            <w:rPr>
              <w:rFonts w:asciiTheme="minorHAnsi" w:hAnsiTheme="minorHAnsi" w:cstheme="minorHAnsi"/>
              <w:snapToGrid w:val="0"/>
            </w:rPr>
            <w:t xml:space="preserve"> of </w:t>
          </w:r>
          <w:r w:rsidRPr="00986FFD">
            <w:rPr>
              <w:rFonts w:asciiTheme="minorHAnsi" w:hAnsiTheme="minorHAnsi" w:cstheme="minorHAnsi"/>
              <w:snapToGrid w:val="0"/>
            </w:rPr>
            <w:fldChar w:fldCharType="begin"/>
          </w:r>
          <w:r w:rsidRPr="00986FFD">
            <w:rPr>
              <w:rFonts w:asciiTheme="minorHAnsi" w:hAnsiTheme="minorHAnsi" w:cstheme="minorHAnsi"/>
              <w:snapToGrid w:val="0"/>
            </w:rPr>
            <w:instrText xml:space="preserve"> NUMPAGES </w:instrText>
          </w:r>
          <w:r w:rsidRPr="00986FFD">
            <w:rPr>
              <w:rFonts w:asciiTheme="minorHAnsi" w:hAnsiTheme="minorHAnsi" w:cstheme="minorHAnsi"/>
              <w:snapToGrid w:val="0"/>
            </w:rPr>
            <w:fldChar w:fldCharType="separate"/>
          </w:r>
          <w:r w:rsidRPr="00986FFD">
            <w:rPr>
              <w:rFonts w:asciiTheme="minorHAnsi" w:hAnsiTheme="minorHAnsi" w:cstheme="minorHAnsi"/>
              <w:noProof/>
              <w:snapToGrid w:val="0"/>
            </w:rPr>
            <w:t>3</w:t>
          </w:r>
          <w:r w:rsidRPr="00986FFD">
            <w:rPr>
              <w:rFonts w:asciiTheme="minorHAnsi" w:hAnsiTheme="minorHAnsi" w:cstheme="minorHAnsi"/>
              <w:snapToGrid w:val="0"/>
            </w:rPr>
            <w:fldChar w:fldCharType="end"/>
          </w:r>
        </w:p>
      </w:tc>
      <w:tc>
        <w:tcPr>
          <w:tcW w:w="3780" w:type="dxa"/>
          <w:tcBorders>
            <w:top w:val="nil"/>
            <w:left w:val="nil"/>
            <w:bottom w:val="nil"/>
            <w:right w:val="nil"/>
          </w:tcBorders>
          <w:vAlign w:val="center"/>
        </w:tcPr>
        <w:p w14:paraId="2E1AFF44" w14:textId="4755CAC3" w:rsidR="00BB45CE" w:rsidRPr="00986FFD" w:rsidRDefault="00A750F5" w:rsidP="00A46ACE">
          <w:pPr>
            <w:pStyle w:val="Footer"/>
            <w:tabs>
              <w:tab w:val="clear" w:pos="4320"/>
            </w:tabs>
            <w:jc w:val="right"/>
            <w:rPr>
              <w:rFonts w:asciiTheme="minorHAnsi" w:hAnsiTheme="minorHAnsi" w:cstheme="minorHAnsi"/>
              <w:sz w:val="16"/>
              <w:szCs w:val="16"/>
            </w:rPr>
          </w:pPr>
          <w:r w:rsidRPr="00986FFD">
            <w:rPr>
              <w:rFonts w:asciiTheme="minorHAnsi" w:hAnsiTheme="minorHAnsi" w:cstheme="minorHAnsi"/>
              <w:sz w:val="16"/>
              <w:szCs w:val="16"/>
            </w:rPr>
            <w:t xml:space="preserve">Version date: </w:t>
          </w:r>
          <w:r w:rsidR="00FC749C">
            <w:rPr>
              <w:rFonts w:asciiTheme="minorHAnsi" w:hAnsiTheme="minorHAnsi" w:cstheme="minorHAnsi"/>
              <w:sz w:val="16"/>
              <w:szCs w:val="16"/>
            </w:rPr>
            <w:t>05/06/2026</w:t>
          </w:r>
          <w:r w:rsidRPr="00986FFD">
            <w:rPr>
              <w:rFonts w:asciiTheme="minorHAnsi" w:hAnsiTheme="minorHAnsi" w:cstheme="minorHAnsi"/>
              <w:sz w:val="16"/>
              <w:szCs w:val="16"/>
            </w:rPr>
            <w:t xml:space="preserve">                      </w:t>
          </w:r>
        </w:p>
      </w:tc>
    </w:tr>
  </w:tbl>
  <w:p w14:paraId="3C7DACB1" w14:textId="77777777" w:rsidR="00BB45CE" w:rsidRDefault="00BB45CE" w:rsidP="00072852">
    <w:pPr>
      <w:pStyle w:val="Footer"/>
      <w:tabs>
        <w:tab w:val="clear" w:pos="8640"/>
        <w:tab w:val="right" w:pos="1008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ECC0F" w14:textId="77777777" w:rsidR="00131D6F" w:rsidRDefault="00131D6F" w:rsidP="00A750F5">
      <w:r>
        <w:separator/>
      </w:r>
    </w:p>
  </w:footnote>
  <w:footnote w:type="continuationSeparator" w:id="0">
    <w:p w14:paraId="3B9B8908" w14:textId="77777777" w:rsidR="00131D6F" w:rsidRDefault="00131D6F" w:rsidP="00A75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108" w:type="dxa"/>
      <w:tblLook w:val="0000" w:firstRow="0" w:lastRow="0" w:firstColumn="0" w:lastColumn="0" w:noHBand="0" w:noVBand="0"/>
    </w:tblPr>
    <w:tblGrid>
      <w:gridCol w:w="6883"/>
      <w:gridCol w:w="1540"/>
      <w:gridCol w:w="2377"/>
    </w:tblGrid>
    <w:tr w:rsidR="00160891" w:rsidRPr="00BF5D2B" w14:paraId="472739EF" w14:textId="77777777">
      <w:tc>
        <w:tcPr>
          <w:tcW w:w="2880" w:type="dxa"/>
          <w:tcBorders>
            <w:top w:val="nil"/>
            <w:left w:val="nil"/>
            <w:bottom w:val="nil"/>
            <w:right w:val="nil"/>
          </w:tcBorders>
        </w:tcPr>
        <w:p w14:paraId="01BE9D65" w14:textId="77777777" w:rsidR="00BB45CE" w:rsidRPr="00BF5D2B" w:rsidRDefault="00A750F5" w:rsidP="00A750F5">
          <w:pPr>
            <w:ind w:left="3600"/>
            <w:jc w:val="center"/>
            <w:rPr>
              <w:sz w:val="18"/>
              <w:szCs w:val="18"/>
            </w:rPr>
          </w:pPr>
          <w:r>
            <w:rPr>
              <w:noProof/>
              <w:sz w:val="18"/>
              <w:szCs w:val="18"/>
            </w:rPr>
            <w:drawing>
              <wp:inline distT="0" distB="0" distL="0" distR="0" wp14:anchorId="279B3802" wp14:editId="08C07248">
                <wp:extent cx="1947835" cy="27432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 logo.jpg"/>
                        <pic:cNvPicPr/>
                      </pic:nvPicPr>
                      <pic:blipFill>
                        <a:blip r:embed="rId1">
                          <a:extLst>
                            <a:ext uri="{28A0092B-C50C-407E-A947-70E740481C1C}">
                              <a14:useLocalDpi xmlns:a14="http://schemas.microsoft.com/office/drawing/2010/main" val="0"/>
                            </a:ext>
                          </a:extLst>
                        </a:blip>
                        <a:stretch>
                          <a:fillRect/>
                        </a:stretch>
                      </pic:blipFill>
                      <pic:spPr>
                        <a:xfrm>
                          <a:off x="0" y="0"/>
                          <a:ext cx="1947835" cy="274320"/>
                        </a:xfrm>
                        <a:prstGeom prst="rect">
                          <a:avLst/>
                        </a:prstGeom>
                      </pic:spPr>
                    </pic:pic>
                  </a:graphicData>
                </a:graphic>
              </wp:inline>
            </w:drawing>
          </w:r>
        </w:p>
      </w:tc>
      <w:tc>
        <w:tcPr>
          <w:tcW w:w="3060" w:type="dxa"/>
          <w:tcBorders>
            <w:top w:val="nil"/>
            <w:left w:val="nil"/>
            <w:bottom w:val="nil"/>
            <w:right w:val="nil"/>
          </w:tcBorders>
        </w:tcPr>
        <w:p w14:paraId="08A8CFE3" w14:textId="77777777" w:rsidR="00BB45CE" w:rsidRPr="00BF5D2B" w:rsidRDefault="00BB45CE" w:rsidP="00BF5D2B">
          <w:pPr>
            <w:pStyle w:val="Footer"/>
            <w:jc w:val="center"/>
            <w:rPr>
              <w:rFonts w:ascii="Arial" w:hAnsi="Arial" w:cs="Arial"/>
              <w:smallCaps/>
              <w:sz w:val="18"/>
              <w:szCs w:val="18"/>
            </w:rPr>
          </w:pPr>
        </w:p>
      </w:tc>
      <w:tc>
        <w:tcPr>
          <w:tcW w:w="4860" w:type="dxa"/>
          <w:tcBorders>
            <w:top w:val="nil"/>
            <w:left w:val="nil"/>
            <w:bottom w:val="nil"/>
            <w:right w:val="nil"/>
          </w:tcBorders>
        </w:tcPr>
        <w:p w14:paraId="4F3BE0AD" w14:textId="77777777" w:rsidR="00BB45CE" w:rsidRPr="00BF5D2B" w:rsidRDefault="00BB45CE" w:rsidP="00BF5D2B">
          <w:pPr>
            <w:jc w:val="right"/>
            <w:rPr>
              <w:sz w:val="18"/>
              <w:szCs w:val="18"/>
            </w:rPr>
          </w:pPr>
        </w:p>
      </w:tc>
    </w:tr>
  </w:tbl>
  <w:p w14:paraId="46E6625C" w14:textId="77777777" w:rsidR="00BB45CE" w:rsidRDefault="00BB4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44A"/>
    <w:multiLevelType w:val="hybridMultilevel"/>
    <w:tmpl w:val="E174BB1E"/>
    <w:lvl w:ilvl="0" w:tplc="9DFAFE4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B26AF9"/>
    <w:multiLevelType w:val="hybridMultilevel"/>
    <w:tmpl w:val="4B488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9760A"/>
    <w:multiLevelType w:val="hybridMultilevel"/>
    <w:tmpl w:val="7F68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52FBB"/>
    <w:multiLevelType w:val="hybridMultilevel"/>
    <w:tmpl w:val="6422DA9A"/>
    <w:lvl w:ilvl="0" w:tplc="F6BE59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B3C88"/>
    <w:multiLevelType w:val="hybridMultilevel"/>
    <w:tmpl w:val="B75A9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ACB77F5"/>
    <w:multiLevelType w:val="hybridMultilevel"/>
    <w:tmpl w:val="01E65578"/>
    <w:lvl w:ilvl="0" w:tplc="F3EC49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C97E36"/>
    <w:multiLevelType w:val="hybridMultilevel"/>
    <w:tmpl w:val="67D85FF8"/>
    <w:lvl w:ilvl="0" w:tplc="D7AA476C">
      <w:start w:val="1"/>
      <w:numFmt w:val="decimal"/>
      <w:lvlText w:val="%1)"/>
      <w:lvlJc w:val="left"/>
      <w:pPr>
        <w:ind w:left="720" w:hanging="360"/>
      </w:pPr>
      <w:rPr>
        <w:rFonts w:hint="default"/>
        <w:b/>
        <w:i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EE16508"/>
    <w:multiLevelType w:val="hybridMultilevel"/>
    <w:tmpl w:val="4B4C1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36037">
    <w:abstractNumId w:val="6"/>
  </w:num>
  <w:num w:numId="2" w16cid:durableId="181208189">
    <w:abstractNumId w:val="5"/>
  </w:num>
  <w:num w:numId="3" w16cid:durableId="146897173">
    <w:abstractNumId w:val="3"/>
  </w:num>
  <w:num w:numId="4" w16cid:durableId="539054325">
    <w:abstractNumId w:val="0"/>
  </w:num>
  <w:num w:numId="5" w16cid:durableId="2015300551">
    <w:abstractNumId w:val="7"/>
  </w:num>
  <w:num w:numId="6" w16cid:durableId="920262030">
    <w:abstractNumId w:val="2"/>
  </w:num>
  <w:num w:numId="7" w16cid:durableId="1142043922">
    <w:abstractNumId w:val="1"/>
  </w:num>
  <w:num w:numId="8" w16cid:durableId="118499190">
    <w:abstractNumId w:val="1"/>
  </w:num>
  <w:num w:numId="9" w16cid:durableId="103785337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3105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Dobbie">
    <w15:presenceInfo w15:providerId="Windows Live" w15:userId="04886f10ef294f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MwNDMwNbAwMrU0MDFU0lEKTi0uzszPAykwrgUAAGth+SwAAAA="/>
  </w:docVars>
  <w:rsids>
    <w:rsidRoot w:val="00A750F5"/>
    <w:rsid w:val="0006042D"/>
    <w:rsid w:val="000A5CB4"/>
    <w:rsid w:val="000B66B4"/>
    <w:rsid w:val="000E5CCA"/>
    <w:rsid w:val="00131D6F"/>
    <w:rsid w:val="00156E78"/>
    <w:rsid w:val="00167056"/>
    <w:rsid w:val="001813C5"/>
    <w:rsid w:val="001A3AAF"/>
    <w:rsid w:val="001B4BA2"/>
    <w:rsid w:val="00225337"/>
    <w:rsid w:val="00250B76"/>
    <w:rsid w:val="00273ACD"/>
    <w:rsid w:val="002B6C9E"/>
    <w:rsid w:val="002D5C39"/>
    <w:rsid w:val="002F45E7"/>
    <w:rsid w:val="0030155C"/>
    <w:rsid w:val="00314CA8"/>
    <w:rsid w:val="00356164"/>
    <w:rsid w:val="00356D2F"/>
    <w:rsid w:val="003D7BF9"/>
    <w:rsid w:val="003D7DF7"/>
    <w:rsid w:val="00452F25"/>
    <w:rsid w:val="00495593"/>
    <w:rsid w:val="004D693F"/>
    <w:rsid w:val="004E0B4C"/>
    <w:rsid w:val="004E1329"/>
    <w:rsid w:val="004E79E6"/>
    <w:rsid w:val="0052683C"/>
    <w:rsid w:val="00545628"/>
    <w:rsid w:val="005527E6"/>
    <w:rsid w:val="00575101"/>
    <w:rsid w:val="00575746"/>
    <w:rsid w:val="00583047"/>
    <w:rsid w:val="00594896"/>
    <w:rsid w:val="005B2D76"/>
    <w:rsid w:val="005B54C0"/>
    <w:rsid w:val="00612917"/>
    <w:rsid w:val="00620C29"/>
    <w:rsid w:val="00623634"/>
    <w:rsid w:val="00631DBF"/>
    <w:rsid w:val="00663DAA"/>
    <w:rsid w:val="00676710"/>
    <w:rsid w:val="0068157C"/>
    <w:rsid w:val="00691A7B"/>
    <w:rsid w:val="006A589A"/>
    <w:rsid w:val="006B2AD1"/>
    <w:rsid w:val="006D288F"/>
    <w:rsid w:val="006D62AF"/>
    <w:rsid w:val="006F390B"/>
    <w:rsid w:val="00741705"/>
    <w:rsid w:val="00750F19"/>
    <w:rsid w:val="007720A8"/>
    <w:rsid w:val="00850DF8"/>
    <w:rsid w:val="00862908"/>
    <w:rsid w:val="008632A2"/>
    <w:rsid w:val="008A1816"/>
    <w:rsid w:val="00951767"/>
    <w:rsid w:val="00986FFD"/>
    <w:rsid w:val="009B79F4"/>
    <w:rsid w:val="00A444AE"/>
    <w:rsid w:val="00A4473B"/>
    <w:rsid w:val="00A750F5"/>
    <w:rsid w:val="00AE3DE7"/>
    <w:rsid w:val="00AF5FA2"/>
    <w:rsid w:val="00B42ED6"/>
    <w:rsid w:val="00B66B48"/>
    <w:rsid w:val="00B702C1"/>
    <w:rsid w:val="00BB45CE"/>
    <w:rsid w:val="00BF2DD8"/>
    <w:rsid w:val="00C06A67"/>
    <w:rsid w:val="00C108D0"/>
    <w:rsid w:val="00C23AE6"/>
    <w:rsid w:val="00C605CA"/>
    <w:rsid w:val="00CC56B8"/>
    <w:rsid w:val="00CC69F4"/>
    <w:rsid w:val="00CD3F35"/>
    <w:rsid w:val="00CE0E52"/>
    <w:rsid w:val="00CE1DEB"/>
    <w:rsid w:val="00CE66D8"/>
    <w:rsid w:val="00D77DF1"/>
    <w:rsid w:val="00DA300F"/>
    <w:rsid w:val="00DC3B9F"/>
    <w:rsid w:val="00DF3FA1"/>
    <w:rsid w:val="00E30231"/>
    <w:rsid w:val="00E972B2"/>
    <w:rsid w:val="00EF3B3B"/>
    <w:rsid w:val="00F07A20"/>
    <w:rsid w:val="00F305F3"/>
    <w:rsid w:val="00F80429"/>
    <w:rsid w:val="00FA1D78"/>
    <w:rsid w:val="00FC749C"/>
    <w:rsid w:val="00FD3507"/>
    <w:rsid w:val="00FF021F"/>
    <w:rsid w:val="00FF1F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BAAAA"/>
  <w15:chartTrackingRefBased/>
  <w15:docId w15:val="{44EB3D51-CB95-4141-A939-F625B288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0F5"/>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57574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A750F5"/>
    <w:pPr>
      <w:keepNext/>
      <w:outlineLvl w:val="1"/>
    </w:pPr>
    <w:rPr>
      <w:b/>
      <w:bCs/>
      <w:i/>
      <w:sz w:val="22"/>
    </w:rPr>
  </w:style>
  <w:style w:type="paragraph" w:styleId="Heading5">
    <w:name w:val="heading 5"/>
    <w:basedOn w:val="Normal"/>
    <w:next w:val="Normal"/>
    <w:link w:val="Heading5Char"/>
    <w:qFormat/>
    <w:rsid w:val="00A750F5"/>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50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0F5"/>
    <w:rPr>
      <w:rFonts w:ascii="Segoe UI" w:hAnsi="Segoe UI" w:cs="Segoe UI"/>
      <w:sz w:val="18"/>
      <w:szCs w:val="18"/>
    </w:rPr>
  </w:style>
  <w:style w:type="character" w:customStyle="1" w:styleId="Heading2Char">
    <w:name w:val="Heading 2 Char"/>
    <w:basedOn w:val="DefaultParagraphFont"/>
    <w:link w:val="Heading2"/>
    <w:rsid w:val="00A750F5"/>
    <w:rPr>
      <w:rFonts w:ascii="Arial" w:eastAsia="Times New Roman" w:hAnsi="Arial" w:cs="Times New Roman"/>
      <w:b/>
      <w:bCs/>
      <w:i/>
      <w:szCs w:val="24"/>
    </w:rPr>
  </w:style>
  <w:style w:type="character" w:customStyle="1" w:styleId="Heading5Char">
    <w:name w:val="Heading 5 Char"/>
    <w:basedOn w:val="DefaultParagraphFont"/>
    <w:link w:val="Heading5"/>
    <w:rsid w:val="00A750F5"/>
    <w:rPr>
      <w:rFonts w:ascii="Arial" w:eastAsia="Times New Roman" w:hAnsi="Arial" w:cs="Times New Roman"/>
      <w:b/>
      <w:bCs/>
      <w:i/>
      <w:iCs/>
      <w:sz w:val="26"/>
      <w:szCs w:val="26"/>
    </w:rPr>
  </w:style>
  <w:style w:type="paragraph" w:styleId="Title">
    <w:name w:val="Title"/>
    <w:basedOn w:val="Normal"/>
    <w:link w:val="TitleChar"/>
    <w:qFormat/>
    <w:rsid w:val="00A750F5"/>
    <w:pPr>
      <w:overflowPunct w:val="0"/>
      <w:autoSpaceDE w:val="0"/>
      <w:autoSpaceDN w:val="0"/>
      <w:adjustRightInd w:val="0"/>
      <w:jc w:val="center"/>
      <w:textAlignment w:val="baseline"/>
    </w:pPr>
    <w:rPr>
      <w:b/>
      <w:szCs w:val="20"/>
      <w:u w:val="single"/>
    </w:rPr>
  </w:style>
  <w:style w:type="character" w:customStyle="1" w:styleId="TitleChar">
    <w:name w:val="Title Char"/>
    <w:basedOn w:val="DefaultParagraphFont"/>
    <w:link w:val="Title"/>
    <w:rsid w:val="00A750F5"/>
    <w:rPr>
      <w:rFonts w:ascii="Arial" w:eastAsia="Times New Roman" w:hAnsi="Arial" w:cs="Times New Roman"/>
      <w:b/>
      <w:sz w:val="24"/>
      <w:szCs w:val="20"/>
      <w:u w:val="single"/>
    </w:rPr>
  </w:style>
  <w:style w:type="character" w:styleId="PageNumber">
    <w:name w:val="page number"/>
    <w:basedOn w:val="DefaultParagraphFont"/>
    <w:rsid w:val="00A750F5"/>
  </w:style>
  <w:style w:type="paragraph" w:styleId="Footer">
    <w:name w:val="footer"/>
    <w:basedOn w:val="Normal"/>
    <w:link w:val="FooterChar"/>
    <w:uiPriority w:val="99"/>
    <w:rsid w:val="00A750F5"/>
    <w:pPr>
      <w:tabs>
        <w:tab w:val="center" w:pos="4320"/>
        <w:tab w:val="right" w:pos="8640"/>
      </w:tabs>
      <w:overflowPunct w:val="0"/>
      <w:autoSpaceDE w:val="0"/>
      <w:autoSpaceDN w:val="0"/>
      <w:adjustRightInd w:val="0"/>
      <w:textAlignment w:val="baseline"/>
    </w:pPr>
    <w:rPr>
      <w:rFonts w:ascii="Times New Roman" w:hAnsi="Times New Roman"/>
      <w:sz w:val="20"/>
      <w:szCs w:val="20"/>
    </w:rPr>
  </w:style>
  <w:style w:type="character" w:customStyle="1" w:styleId="FooterChar">
    <w:name w:val="Footer Char"/>
    <w:basedOn w:val="DefaultParagraphFont"/>
    <w:link w:val="Footer"/>
    <w:uiPriority w:val="99"/>
    <w:rsid w:val="00A750F5"/>
    <w:rPr>
      <w:rFonts w:ascii="Times New Roman" w:eastAsia="Times New Roman" w:hAnsi="Times New Roman" w:cs="Times New Roman"/>
      <w:sz w:val="20"/>
      <w:szCs w:val="20"/>
    </w:rPr>
  </w:style>
  <w:style w:type="paragraph" w:styleId="Header">
    <w:name w:val="header"/>
    <w:basedOn w:val="Normal"/>
    <w:link w:val="HeaderChar"/>
    <w:uiPriority w:val="99"/>
    <w:rsid w:val="00A750F5"/>
    <w:pPr>
      <w:tabs>
        <w:tab w:val="center" w:pos="4320"/>
        <w:tab w:val="right" w:pos="8640"/>
      </w:tabs>
    </w:pPr>
  </w:style>
  <w:style w:type="character" w:customStyle="1" w:styleId="HeaderChar">
    <w:name w:val="Header Char"/>
    <w:basedOn w:val="DefaultParagraphFont"/>
    <w:link w:val="Header"/>
    <w:uiPriority w:val="99"/>
    <w:rsid w:val="00A750F5"/>
    <w:rPr>
      <w:rFonts w:ascii="Arial" w:eastAsia="Times New Roman" w:hAnsi="Arial" w:cs="Times New Roman"/>
      <w:sz w:val="24"/>
      <w:szCs w:val="24"/>
    </w:rPr>
  </w:style>
  <w:style w:type="character" w:styleId="CommentReference">
    <w:name w:val="annotation reference"/>
    <w:uiPriority w:val="99"/>
    <w:semiHidden/>
    <w:rsid w:val="00A750F5"/>
    <w:rPr>
      <w:sz w:val="16"/>
      <w:szCs w:val="16"/>
    </w:rPr>
  </w:style>
  <w:style w:type="paragraph" w:styleId="CommentText">
    <w:name w:val="annotation text"/>
    <w:basedOn w:val="Normal"/>
    <w:link w:val="CommentTextChar"/>
    <w:uiPriority w:val="99"/>
    <w:semiHidden/>
    <w:rsid w:val="00A750F5"/>
    <w:rPr>
      <w:sz w:val="20"/>
      <w:szCs w:val="20"/>
    </w:rPr>
  </w:style>
  <w:style w:type="character" w:customStyle="1" w:styleId="CommentTextChar">
    <w:name w:val="Comment Text Char"/>
    <w:basedOn w:val="DefaultParagraphFont"/>
    <w:link w:val="CommentText"/>
    <w:uiPriority w:val="99"/>
    <w:semiHidden/>
    <w:rsid w:val="00A750F5"/>
    <w:rPr>
      <w:rFonts w:ascii="Arial" w:eastAsia="Times New Roman" w:hAnsi="Arial" w:cs="Times New Roman"/>
      <w:sz w:val="20"/>
      <w:szCs w:val="20"/>
    </w:rPr>
  </w:style>
  <w:style w:type="character" w:styleId="Hyperlink">
    <w:name w:val="Hyperlink"/>
    <w:rsid w:val="00A750F5"/>
    <w:rPr>
      <w:color w:val="0000FF"/>
      <w:u w:val="single"/>
    </w:rPr>
  </w:style>
  <w:style w:type="paragraph" w:styleId="ListParagraph">
    <w:name w:val="List Paragraph"/>
    <w:basedOn w:val="Normal"/>
    <w:uiPriority w:val="34"/>
    <w:qFormat/>
    <w:rsid w:val="00A750F5"/>
    <w:pPr>
      <w:ind w:left="720"/>
      <w:contextualSpacing/>
    </w:pPr>
    <w:rPr>
      <w:rFonts w:ascii="Times New Roman" w:eastAsia="Calibri" w:hAnsi="Times New Roman"/>
    </w:rPr>
  </w:style>
  <w:style w:type="character" w:styleId="UnresolvedMention">
    <w:name w:val="Unresolved Mention"/>
    <w:basedOn w:val="DefaultParagraphFont"/>
    <w:uiPriority w:val="99"/>
    <w:semiHidden/>
    <w:unhideWhenUsed/>
    <w:rsid w:val="00CE66D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F021F"/>
    <w:rPr>
      <w:b/>
      <w:bCs/>
    </w:rPr>
  </w:style>
  <w:style w:type="character" w:customStyle="1" w:styleId="CommentSubjectChar">
    <w:name w:val="Comment Subject Char"/>
    <w:basedOn w:val="CommentTextChar"/>
    <w:link w:val="CommentSubject"/>
    <w:uiPriority w:val="99"/>
    <w:semiHidden/>
    <w:rsid w:val="00FF021F"/>
    <w:rPr>
      <w:rFonts w:ascii="Arial" w:eastAsia="Times New Roman" w:hAnsi="Arial" w:cs="Times New Roman"/>
      <w:b/>
      <w:bCs/>
      <w:sz w:val="20"/>
      <w:szCs w:val="20"/>
    </w:rPr>
  </w:style>
  <w:style w:type="character" w:customStyle="1" w:styleId="Heading1Char">
    <w:name w:val="Heading 1 Char"/>
    <w:basedOn w:val="DefaultParagraphFont"/>
    <w:link w:val="Heading1"/>
    <w:uiPriority w:val="9"/>
    <w:rsid w:val="00575746"/>
    <w:rPr>
      <w:rFonts w:asciiTheme="majorHAnsi" w:eastAsiaTheme="majorEastAsia" w:hAnsiTheme="majorHAnsi" w:cstheme="majorBidi"/>
      <w:color w:val="2F5496" w:themeColor="accent1" w:themeShade="BF"/>
      <w:sz w:val="32"/>
      <w:szCs w:val="32"/>
    </w:rPr>
  </w:style>
  <w:style w:type="paragraph" w:styleId="NormalWeb">
    <w:name w:val="Normal (Web)"/>
    <w:basedOn w:val="Normal"/>
    <w:rsid w:val="00575746"/>
    <w:pPr>
      <w:spacing w:before="100" w:beforeAutospacing="1" w:after="100" w:afterAutospacing="1"/>
    </w:pPr>
    <w:rPr>
      <w:rFonts w:ascii="Times New Roman" w:hAnsi="Times New Roman"/>
    </w:rPr>
  </w:style>
  <w:style w:type="character" w:styleId="Emphasis">
    <w:name w:val="Emphasis"/>
    <w:uiPriority w:val="20"/>
    <w:qFormat/>
    <w:rsid w:val="00575746"/>
    <w:rPr>
      <w:i/>
      <w:iCs/>
    </w:rPr>
  </w:style>
  <w:style w:type="character" w:styleId="Strong">
    <w:name w:val="Strong"/>
    <w:uiPriority w:val="22"/>
    <w:qFormat/>
    <w:rsid w:val="00575746"/>
    <w:rPr>
      <w:b/>
      <w:bCs/>
    </w:rPr>
  </w:style>
  <w:style w:type="character" w:customStyle="1" w:styleId="printanswer">
    <w:name w:val="printanswer"/>
    <w:rsid w:val="004E79E6"/>
  </w:style>
  <w:style w:type="paragraph" w:styleId="Revision">
    <w:name w:val="Revision"/>
    <w:hidden/>
    <w:uiPriority w:val="99"/>
    <w:semiHidden/>
    <w:rsid w:val="006D288F"/>
    <w:pPr>
      <w:spacing w:after="0" w:line="240" w:lineRule="auto"/>
    </w:pPr>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25843">
      <w:bodyDiv w:val="1"/>
      <w:marLeft w:val="0"/>
      <w:marRight w:val="0"/>
      <w:marTop w:val="0"/>
      <w:marBottom w:val="0"/>
      <w:divBdr>
        <w:top w:val="none" w:sz="0" w:space="0" w:color="auto"/>
        <w:left w:val="none" w:sz="0" w:space="0" w:color="auto"/>
        <w:bottom w:val="none" w:sz="0" w:space="0" w:color="auto"/>
        <w:right w:val="none" w:sz="0" w:space="0" w:color="auto"/>
      </w:divBdr>
    </w:div>
    <w:div w:id="174367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inyurl.com/ycewgkk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rb@emory.ed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E0E13A5397154FA377755E7677FE3E" ma:contentTypeVersion="11" ma:contentTypeDescription="Create a new document." ma:contentTypeScope="" ma:versionID="bfa8fe734349eefdaef1246fb90446f5">
  <xsd:schema xmlns:xsd="http://www.w3.org/2001/XMLSchema" xmlns:xs="http://www.w3.org/2001/XMLSchema" xmlns:p="http://schemas.microsoft.com/office/2006/metadata/properties" xmlns:ns2="ded1f8b9-a62e-469c-afb1-85b60a81c006" xmlns:ns3="14891371-b491-4a83-bedb-c9bb67a0491f" targetNamespace="http://schemas.microsoft.com/office/2006/metadata/properties" ma:root="true" ma:fieldsID="21f6c8172a0094a8799ba187da3d5cad" ns2:_="" ns3:_="">
    <xsd:import namespace="ded1f8b9-a62e-469c-afb1-85b60a81c006"/>
    <xsd:import namespace="14891371-b491-4a83-bedb-c9bb67a0491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1f8b9-a62e-469c-afb1-85b60a81c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891371-b491-4a83-bedb-c9bb67a0491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BB4D2B-1899-4CC5-B5D8-FA5AE3EE03E0}">
  <ds:schemaRefs>
    <ds:schemaRef ds:uri="http://schemas.openxmlformats.org/officeDocument/2006/bibliography"/>
  </ds:schemaRefs>
</ds:datastoreItem>
</file>

<file path=customXml/itemProps2.xml><?xml version="1.0" encoding="utf-8"?>
<ds:datastoreItem xmlns:ds="http://schemas.openxmlformats.org/officeDocument/2006/customXml" ds:itemID="{850F349A-757B-45AA-9B53-998ED94FA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1f8b9-a62e-469c-afb1-85b60a81c006"/>
    <ds:schemaRef ds:uri="14891371-b491-4a83-bedb-c9bb67a049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B0C4F4-3EEF-4DCE-B02D-384F33DFA1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5223B1-71B9-48AC-9870-5DB3135B66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Blackburn, Jessica</dc:creator>
  <cp:keywords/>
  <dc:description/>
  <cp:lastModifiedBy>Eric Dobbie</cp:lastModifiedBy>
  <cp:revision>10</cp:revision>
  <dcterms:created xsi:type="dcterms:W3CDTF">2026-05-01T20:26:00Z</dcterms:created>
  <dcterms:modified xsi:type="dcterms:W3CDTF">2026-05-13T14:49:00Z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0x01010009E0E13A5397154FA377755E7677FE3E</vt:lpwstr>
  </property>
</Properties>
</file>